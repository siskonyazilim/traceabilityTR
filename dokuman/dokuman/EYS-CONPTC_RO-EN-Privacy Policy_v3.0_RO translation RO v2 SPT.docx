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3592B" w14:textId="19D96F8A" w:rsidR="00677374" w:rsidRPr="00677374" w:rsidRDefault="00677374" w:rsidP="00F850F9">
      <w:pPr>
        <w:spacing w:after="100"/>
        <w:jc w:val="center"/>
        <w:rPr>
          <w:rFonts w:ascii="Times New Roman" w:hAnsi="Times New Roman"/>
          <w:szCs w:val="24"/>
        </w:rPr>
      </w:pPr>
      <w:r w:rsidRPr="00677374">
        <w:rPr>
          <w:rFonts w:ascii="Times New Roman" w:eastAsia="Calibri" w:hAnsi="Times New Roman"/>
          <w:b/>
          <w:bCs/>
          <w:szCs w:val="24"/>
        </w:rPr>
        <w:t>SISKON SOFTWARE &amp; AUTOMATION S.R.L.</w:t>
      </w:r>
    </w:p>
    <w:p w14:paraId="589099A4" w14:textId="77777777" w:rsidR="00677374" w:rsidRPr="00677374" w:rsidRDefault="00677374" w:rsidP="00F850F9">
      <w:pPr>
        <w:spacing w:after="200"/>
        <w:jc w:val="center"/>
        <w:rPr>
          <w:rFonts w:ascii="Times New Roman" w:hAnsi="Times New Roman"/>
          <w:szCs w:val="24"/>
        </w:rPr>
      </w:pPr>
      <w:r w:rsidRPr="00677374">
        <w:rPr>
          <w:rFonts w:ascii="Times New Roman" w:eastAsia="Calibri" w:hAnsi="Times New Roman"/>
          <w:b/>
          <w:bCs/>
          <w:szCs w:val="24"/>
        </w:rPr>
        <w:t>POLITICĂ DE CONFIDENȚIALITATE (Vizitatori de site-uri și contacte de afaceri)</w:t>
      </w:r>
    </w:p>
    <w:p w14:paraId="3E630C4F" w14:textId="38243558"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 xml:space="preserve">Această Politică de confidențialitate descrie modul în care </w:t>
      </w:r>
      <w:r w:rsidRPr="00677374">
        <w:rPr>
          <w:rFonts w:ascii="Times New Roman" w:eastAsia="Calibri" w:hAnsi="Times New Roman"/>
          <w:b/>
          <w:bCs/>
          <w:szCs w:val="24"/>
        </w:rPr>
        <w:t xml:space="preserve">Siskon Software &amp; Automation S.R.L. </w:t>
      </w:r>
      <w:r w:rsidRPr="00677374">
        <w:rPr>
          <w:rFonts w:ascii="Times New Roman" w:eastAsia="Calibri" w:hAnsi="Times New Roman"/>
          <w:szCs w:val="24"/>
        </w:rPr>
        <w:t xml:space="preserve">("Siskon", "noi" sau "al nostru"), o companie înființată </w:t>
      </w:r>
      <w:r w:rsidR="0038397D">
        <w:rPr>
          <w:rFonts w:ascii="Times New Roman" w:eastAsia="Calibri" w:hAnsi="Times New Roman"/>
          <w:szCs w:val="24"/>
        </w:rPr>
        <w:t xml:space="preserve">și care funcționează potrivit </w:t>
      </w:r>
      <w:r w:rsidRPr="00677374">
        <w:rPr>
          <w:rFonts w:ascii="Times New Roman" w:eastAsia="Calibri" w:hAnsi="Times New Roman"/>
          <w:szCs w:val="24"/>
        </w:rPr>
        <w:t>legi</w:t>
      </w:r>
      <w:r w:rsidR="0038397D">
        <w:rPr>
          <w:rFonts w:ascii="Times New Roman" w:eastAsia="Calibri" w:hAnsi="Times New Roman"/>
          <w:szCs w:val="24"/>
        </w:rPr>
        <w:t>slației</w:t>
      </w:r>
      <w:r w:rsidRPr="00677374">
        <w:rPr>
          <w:rFonts w:ascii="Times New Roman" w:eastAsia="Calibri" w:hAnsi="Times New Roman"/>
          <w:szCs w:val="24"/>
        </w:rPr>
        <w:t xml:space="preserve"> României cu sediul social la Str. Turnului nr.</w:t>
      </w:r>
      <w:del w:id="0" w:author="Tülay Altuntaş" w:date="2026-07-02T17:27:00Z" w16du:dateUtc="2026-07-02T14:27:00Z">
        <w:r w:rsidR="0038397D" w:rsidDel="00ED20F4">
          <w:rPr>
            <w:rFonts w:ascii="Times New Roman" w:eastAsia="Calibri" w:hAnsi="Times New Roman"/>
            <w:szCs w:val="24"/>
          </w:rPr>
          <w:delText>2</w:delText>
        </w:r>
      </w:del>
      <w:r w:rsidRPr="00677374">
        <w:rPr>
          <w:rFonts w:ascii="Times New Roman" w:eastAsia="Calibri" w:hAnsi="Times New Roman"/>
          <w:szCs w:val="24"/>
        </w:rPr>
        <w:t>5, clădirea M.U.M., Scara 3, Etajul 2, Biroul 5, 500152 Brașov, România, procesează datele dumneavoastră personale atunci când dumneavoastră:</w:t>
      </w:r>
    </w:p>
    <w:p w14:paraId="78DC0378" w14:textId="0E838BF3"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Vizit</w:t>
      </w:r>
      <w:r w:rsidR="00F02EE9">
        <w:rPr>
          <w:rFonts w:ascii="Times New Roman" w:eastAsia="Calibri" w:hAnsi="Times New Roman" w:cs="Times New Roman"/>
          <w:sz w:val="24"/>
          <w:szCs w:val="24"/>
        </w:rPr>
        <w:t>a</w:t>
      </w:r>
      <w:r w:rsidR="00F02EE9">
        <w:rPr>
          <w:rFonts w:ascii="Times New Roman" w:eastAsia="Calibri" w:hAnsi="Times New Roman" w:cs="Times New Roman"/>
          <w:sz w:val="24"/>
          <w:szCs w:val="24"/>
          <w:lang w:val="ro-RO"/>
        </w:rPr>
        <w:t>ți</w:t>
      </w:r>
      <w:r w:rsidRPr="00677374">
        <w:rPr>
          <w:rFonts w:ascii="Times New Roman" w:eastAsia="Calibri" w:hAnsi="Times New Roman" w:cs="Times New Roman"/>
          <w:sz w:val="24"/>
          <w:szCs w:val="24"/>
        </w:rPr>
        <w:t xml:space="preserve"> site-ul nostru,</w:t>
      </w:r>
    </w:p>
    <w:p w14:paraId="2B7E0B74" w14:textId="1D0E7BC7" w:rsidR="00677374" w:rsidRPr="00677374" w:rsidRDefault="00F02EE9" w:rsidP="00F850F9">
      <w:pPr>
        <w:pStyle w:val="ListParagraph"/>
        <w:numPr>
          <w:ilvl w:val="0"/>
          <w:numId w:val="12"/>
        </w:numPr>
        <w:spacing w:after="80" w:line="280" w:lineRule="auto"/>
        <w:contextualSpacing w:val="0"/>
        <w:rPr>
          <w:rFonts w:ascii="Times New Roman" w:hAnsi="Times New Roman" w:cs="Times New Roman"/>
          <w:sz w:val="24"/>
          <w:szCs w:val="24"/>
        </w:rPr>
      </w:pPr>
      <w:r>
        <w:rPr>
          <w:rFonts w:ascii="Times New Roman" w:eastAsia="Calibri" w:hAnsi="Times New Roman" w:cs="Times New Roman"/>
          <w:sz w:val="24"/>
          <w:szCs w:val="24"/>
        </w:rPr>
        <w:t>Ne c</w:t>
      </w:r>
      <w:r w:rsidR="00677374" w:rsidRPr="00677374">
        <w:rPr>
          <w:rFonts w:ascii="Times New Roman" w:eastAsia="Calibri" w:hAnsi="Times New Roman" w:cs="Times New Roman"/>
          <w:sz w:val="24"/>
          <w:szCs w:val="24"/>
        </w:rPr>
        <w:t>ontactați prin e-mail, telefon sau prin formulare online,</w:t>
      </w:r>
    </w:p>
    <w:p w14:paraId="1D8A3A88" w14:textId="28B3A8C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Aplic</w:t>
      </w:r>
      <w:r w:rsidR="00F02EE9">
        <w:rPr>
          <w:rFonts w:ascii="Times New Roman" w:eastAsia="Calibri" w:hAnsi="Times New Roman" w:cs="Times New Roman"/>
          <w:sz w:val="24"/>
          <w:szCs w:val="24"/>
        </w:rPr>
        <w:t>ați</w:t>
      </w:r>
      <w:r w:rsidRPr="00677374">
        <w:rPr>
          <w:rFonts w:ascii="Times New Roman" w:eastAsia="Calibri" w:hAnsi="Times New Roman" w:cs="Times New Roman"/>
          <w:sz w:val="24"/>
          <w:szCs w:val="24"/>
        </w:rPr>
        <w:t xml:space="preserve"> pentru un post la noi, solicit</w:t>
      </w:r>
      <w:r w:rsidR="00F02EE9">
        <w:rPr>
          <w:rFonts w:ascii="Times New Roman" w:eastAsia="Calibri" w:hAnsi="Times New Roman" w:cs="Times New Roman"/>
          <w:sz w:val="24"/>
          <w:szCs w:val="24"/>
        </w:rPr>
        <w:t>ați</w:t>
      </w:r>
      <w:r w:rsidRPr="00677374">
        <w:rPr>
          <w:rFonts w:ascii="Times New Roman" w:eastAsia="Calibri" w:hAnsi="Times New Roman" w:cs="Times New Roman"/>
          <w:sz w:val="24"/>
          <w:szCs w:val="24"/>
        </w:rPr>
        <w:t xml:space="preserve"> o ofertă sau trimite</w:t>
      </w:r>
      <w:r w:rsidR="00F02EE9">
        <w:rPr>
          <w:rFonts w:ascii="Times New Roman" w:eastAsia="Calibri" w:hAnsi="Times New Roman" w:cs="Times New Roman"/>
          <w:sz w:val="24"/>
          <w:szCs w:val="24"/>
        </w:rPr>
        <w:t>ți</w:t>
      </w:r>
      <w:r w:rsidRPr="00677374">
        <w:rPr>
          <w:rFonts w:ascii="Times New Roman" w:eastAsia="Calibri" w:hAnsi="Times New Roman" w:cs="Times New Roman"/>
          <w:sz w:val="24"/>
          <w:szCs w:val="24"/>
        </w:rPr>
        <w:t xml:space="preserve"> o cerere de parteneriat,</w:t>
      </w:r>
    </w:p>
    <w:p w14:paraId="5AF441A1" w14:textId="3B85ACCA" w:rsidR="00677374" w:rsidRPr="00677374" w:rsidRDefault="00F02EE9" w:rsidP="00F850F9">
      <w:pPr>
        <w:pStyle w:val="ListParagraph"/>
        <w:numPr>
          <w:ilvl w:val="0"/>
          <w:numId w:val="12"/>
        </w:numPr>
        <w:spacing w:after="80" w:line="280" w:lineRule="auto"/>
        <w:contextualSpacing w:val="0"/>
        <w:rPr>
          <w:rFonts w:ascii="Times New Roman" w:hAnsi="Times New Roman" w:cs="Times New Roman"/>
          <w:sz w:val="24"/>
          <w:szCs w:val="24"/>
        </w:rPr>
      </w:pPr>
      <w:r>
        <w:rPr>
          <w:rFonts w:ascii="Times New Roman" w:eastAsia="Calibri" w:hAnsi="Times New Roman" w:cs="Times New Roman"/>
          <w:sz w:val="24"/>
          <w:szCs w:val="24"/>
        </w:rPr>
        <w:t>Vă i</w:t>
      </w:r>
      <w:r w:rsidR="00677374" w:rsidRPr="00677374">
        <w:rPr>
          <w:rFonts w:ascii="Times New Roman" w:eastAsia="Calibri" w:hAnsi="Times New Roman" w:cs="Times New Roman"/>
          <w:sz w:val="24"/>
          <w:szCs w:val="24"/>
        </w:rPr>
        <w:t>mplic</w:t>
      </w:r>
      <w:r>
        <w:rPr>
          <w:rFonts w:ascii="Times New Roman" w:eastAsia="Calibri" w:hAnsi="Times New Roman" w:cs="Times New Roman"/>
          <w:sz w:val="24"/>
          <w:szCs w:val="24"/>
        </w:rPr>
        <w:t>ați</w:t>
      </w:r>
      <w:r w:rsidR="00677374" w:rsidRPr="00677374">
        <w:rPr>
          <w:rFonts w:ascii="Times New Roman" w:eastAsia="Calibri" w:hAnsi="Times New Roman" w:cs="Times New Roman"/>
          <w:sz w:val="24"/>
          <w:szCs w:val="24"/>
        </w:rPr>
        <w:t xml:space="preserve"> cu noi în alte moduri conexe, inclusiv orice vânzări, marketing sau evenimente.</w:t>
      </w:r>
    </w:p>
    <w:p w14:paraId="6786AF9A" w14:textId="5FAECB6A"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Legea aplicabilă. </w:t>
      </w:r>
      <w:r w:rsidRPr="00677374">
        <w:rPr>
          <w:rFonts w:ascii="Times New Roman" w:eastAsia="Calibri" w:hAnsi="Times New Roman"/>
          <w:szCs w:val="24"/>
        </w:rPr>
        <w:t xml:space="preserve">În calitate de agent de control înființat în România, activitățile noastre de procesare sunt reglementate de </w:t>
      </w:r>
      <w:r w:rsidRPr="00677374">
        <w:rPr>
          <w:rFonts w:ascii="Times New Roman" w:eastAsia="Calibri" w:hAnsi="Times New Roman"/>
          <w:b/>
          <w:bCs/>
          <w:szCs w:val="24"/>
        </w:rPr>
        <w:t>Regulamentul General privind Protecția Datelor al UE (Regulamentul (UE) 2016/679, "GDPR")</w:t>
      </w:r>
      <w:r w:rsidRPr="00677374">
        <w:rPr>
          <w:rFonts w:ascii="Times New Roman" w:eastAsia="Calibri" w:hAnsi="Times New Roman"/>
          <w:szCs w:val="24"/>
        </w:rPr>
        <w:t xml:space="preserve"> și de </w:t>
      </w:r>
      <w:r w:rsidRPr="006F570B">
        <w:rPr>
          <w:rFonts w:ascii="Times New Roman" w:eastAsia="Calibri" w:hAnsi="Times New Roman"/>
          <w:b/>
          <w:bCs/>
          <w:szCs w:val="24"/>
        </w:rPr>
        <w:t>Legea</w:t>
      </w:r>
      <w:r w:rsidRPr="00677374">
        <w:rPr>
          <w:rFonts w:ascii="Times New Roman" w:eastAsia="Calibri" w:hAnsi="Times New Roman"/>
          <w:szCs w:val="24"/>
        </w:rPr>
        <w:t xml:space="preserve"> </w:t>
      </w:r>
      <w:r w:rsidRPr="00677374">
        <w:rPr>
          <w:rFonts w:ascii="Times New Roman" w:eastAsia="Calibri" w:hAnsi="Times New Roman"/>
          <w:b/>
          <w:bCs/>
          <w:szCs w:val="24"/>
        </w:rPr>
        <w:t>nr. 190/2018</w:t>
      </w:r>
      <w:r w:rsidRPr="00677374">
        <w:rPr>
          <w:rFonts w:ascii="Times New Roman" w:eastAsia="Calibri" w:hAnsi="Times New Roman"/>
          <w:szCs w:val="24"/>
        </w:rPr>
        <w:t xml:space="preserve"> </w:t>
      </w:r>
      <w:r w:rsidR="0038397D" w:rsidRPr="0038397D">
        <w:rPr>
          <w:rFonts w:ascii="Times New Roman" w:eastAsia="Calibri" w:hAnsi="Times New Roman"/>
          <w:szCs w:val="24"/>
        </w:rPr>
        <w:t>privind măsuri de punere în aplicare a Regulamentului (UE) 2016/679 al Parlamentului European și al Consiliului din 27 aprilie 2016 privind protecția persoanelor fizice în ceea ce privește prelucrarea datelor cu caracter personal și privind libera circulație a acestor date și de abrogare a Directivei 95/46/CE (Regulamentul general privind protecția datelor)</w:t>
      </w:r>
      <w:r w:rsidRPr="00677374">
        <w:rPr>
          <w:rFonts w:ascii="Times New Roman" w:eastAsia="Calibri" w:hAnsi="Times New Roman"/>
          <w:szCs w:val="24"/>
        </w:rPr>
        <w:t xml:space="preserve">. Autoritatea competentă de supraveghere în România este </w:t>
      </w:r>
      <w:r w:rsidRPr="00677374">
        <w:rPr>
          <w:rFonts w:ascii="Times New Roman" w:eastAsia="Calibri" w:hAnsi="Times New Roman"/>
          <w:b/>
          <w:bCs/>
          <w:szCs w:val="24"/>
        </w:rPr>
        <w:t>Autoritatea Națională de Supraveghere pentru Prelucrarea Datelor Personale (ANSPDCP).</w:t>
      </w:r>
    </w:p>
    <w:p w14:paraId="350B9949" w14:textId="4B2A87C6"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Detalii despre </w:t>
      </w:r>
      <w:r w:rsidR="00F02EE9">
        <w:rPr>
          <w:rFonts w:ascii="Times New Roman" w:eastAsia="Calibri" w:hAnsi="Times New Roman"/>
          <w:b/>
          <w:bCs/>
          <w:szCs w:val="24"/>
        </w:rPr>
        <w:t>operator</w:t>
      </w:r>
      <w:r w:rsidR="0038397D">
        <w:rPr>
          <w:rFonts w:ascii="Times New Roman" w:eastAsia="Calibri" w:hAnsi="Times New Roman"/>
          <w:b/>
          <w:bCs/>
          <w:szCs w:val="24"/>
        </w:rPr>
        <w:t>ul</w:t>
      </w:r>
      <w:r w:rsidR="00F02EE9">
        <w:rPr>
          <w:rFonts w:ascii="Times New Roman" w:eastAsia="Calibri" w:hAnsi="Times New Roman"/>
          <w:b/>
          <w:bCs/>
          <w:szCs w:val="24"/>
        </w:rPr>
        <w:t xml:space="preserve"> de date</w:t>
      </w:r>
      <w:r w:rsidRPr="00677374">
        <w:rPr>
          <w:rFonts w:ascii="Times New Roman" w:eastAsia="Calibri" w:hAnsi="Times New Roman"/>
          <w:b/>
          <w:bCs/>
          <w:szCs w:val="24"/>
        </w:rPr>
        <w:t>:</w:t>
      </w:r>
    </w:p>
    <w:p w14:paraId="19046668" w14:textId="77777777" w:rsidR="00677374" w:rsidRPr="00677374" w:rsidRDefault="00677374" w:rsidP="006F570B">
      <w:pPr>
        <w:spacing w:after="120" w:line="300" w:lineRule="auto"/>
        <w:ind w:firstLine="720"/>
        <w:jc w:val="both"/>
        <w:rPr>
          <w:rFonts w:ascii="Times New Roman" w:hAnsi="Times New Roman"/>
          <w:szCs w:val="24"/>
        </w:rPr>
      </w:pPr>
      <w:r w:rsidRPr="00677374">
        <w:rPr>
          <w:rFonts w:ascii="Times New Roman" w:eastAsia="Calibri" w:hAnsi="Times New Roman"/>
          <w:b/>
          <w:bCs/>
          <w:szCs w:val="24"/>
        </w:rPr>
        <w:t xml:space="preserve">Nr. de registru comercial: </w:t>
      </w:r>
      <w:r w:rsidRPr="00677374">
        <w:rPr>
          <w:rFonts w:ascii="Times New Roman" w:eastAsia="Calibri" w:hAnsi="Times New Roman"/>
          <w:szCs w:val="24"/>
        </w:rPr>
        <w:t>J2024006055402</w:t>
      </w:r>
    </w:p>
    <w:p w14:paraId="58D951F0" w14:textId="77777777" w:rsidR="00677374" w:rsidRPr="00677374" w:rsidRDefault="00677374" w:rsidP="006F570B">
      <w:pPr>
        <w:spacing w:after="120" w:line="300" w:lineRule="auto"/>
        <w:ind w:firstLine="720"/>
        <w:jc w:val="both"/>
        <w:rPr>
          <w:rFonts w:ascii="Times New Roman" w:hAnsi="Times New Roman"/>
          <w:szCs w:val="24"/>
        </w:rPr>
      </w:pPr>
      <w:r w:rsidRPr="00677374">
        <w:rPr>
          <w:rFonts w:ascii="Times New Roman" w:eastAsia="Calibri" w:hAnsi="Times New Roman"/>
          <w:b/>
          <w:bCs/>
          <w:szCs w:val="24"/>
        </w:rPr>
        <w:t xml:space="preserve">TVA (CIF): </w:t>
      </w:r>
      <w:r w:rsidRPr="00677374">
        <w:rPr>
          <w:rFonts w:ascii="Times New Roman" w:eastAsia="Calibri" w:hAnsi="Times New Roman"/>
          <w:szCs w:val="24"/>
        </w:rPr>
        <w:t>RO49803550</w:t>
      </w:r>
    </w:p>
    <w:p w14:paraId="242939D5" w14:textId="48ED002D" w:rsidR="00677374" w:rsidRPr="00677374" w:rsidRDefault="00F02EE9" w:rsidP="006F570B">
      <w:pPr>
        <w:spacing w:after="120" w:line="300" w:lineRule="auto"/>
        <w:ind w:firstLine="720"/>
        <w:jc w:val="both"/>
        <w:rPr>
          <w:rFonts w:ascii="Times New Roman" w:hAnsi="Times New Roman"/>
          <w:szCs w:val="24"/>
        </w:rPr>
      </w:pPr>
      <w:r>
        <w:rPr>
          <w:rFonts w:ascii="Times New Roman" w:eastAsia="Calibri" w:hAnsi="Times New Roman"/>
          <w:b/>
          <w:bCs/>
          <w:szCs w:val="24"/>
        </w:rPr>
        <w:t>Sediu Social</w:t>
      </w:r>
      <w:r w:rsidR="00677374" w:rsidRPr="00677374">
        <w:rPr>
          <w:rFonts w:ascii="Times New Roman" w:eastAsia="Calibri" w:hAnsi="Times New Roman"/>
          <w:b/>
          <w:bCs/>
          <w:szCs w:val="24"/>
        </w:rPr>
        <w:t xml:space="preserve">: </w:t>
      </w:r>
      <w:r w:rsidR="00677374" w:rsidRPr="00677374">
        <w:rPr>
          <w:rFonts w:ascii="Times New Roman" w:eastAsia="Calibri" w:hAnsi="Times New Roman"/>
          <w:szCs w:val="24"/>
        </w:rPr>
        <w:t>Str. Turnului Nr.</w:t>
      </w:r>
      <w:r w:rsidR="006F570B">
        <w:rPr>
          <w:rFonts w:ascii="Times New Roman" w:eastAsia="Calibri" w:hAnsi="Times New Roman"/>
          <w:szCs w:val="24"/>
        </w:rPr>
        <w:t>2</w:t>
      </w:r>
      <w:r w:rsidR="00677374" w:rsidRPr="00677374">
        <w:rPr>
          <w:rFonts w:ascii="Times New Roman" w:eastAsia="Calibri" w:hAnsi="Times New Roman"/>
          <w:szCs w:val="24"/>
        </w:rPr>
        <w:t xml:space="preserve">5, </w:t>
      </w:r>
      <w:r>
        <w:rPr>
          <w:rFonts w:ascii="Times New Roman" w:eastAsia="Calibri" w:hAnsi="Times New Roman"/>
          <w:szCs w:val="24"/>
        </w:rPr>
        <w:t xml:space="preserve">Cladirea </w:t>
      </w:r>
      <w:r w:rsidR="00677374" w:rsidRPr="00677374">
        <w:rPr>
          <w:rFonts w:ascii="Times New Roman" w:eastAsia="Calibri" w:hAnsi="Times New Roman"/>
          <w:szCs w:val="24"/>
        </w:rPr>
        <w:t>M.U.M., S</w:t>
      </w:r>
      <w:r>
        <w:rPr>
          <w:rFonts w:ascii="Times New Roman" w:eastAsia="Calibri" w:hAnsi="Times New Roman"/>
          <w:szCs w:val="24"/>
        </w:rPr>
        <w:t>cara</w:t>
      </w:r>
      <w:r w:rsidR="00677374" w:rsidRPr="00677374">
        <w:rPr>
          <w:rFonts w:ascii="Times New Roman" w:eastAsia="Calibri" w:hAnsi="Times New Roman"/>
          <w:szCs w:val="24"/>
        </w:rPr>
        <w:t xml:space="preserve"> 3, </w:t>
      </w:r>
      <w:r>
        <w:rPr>
          <w:rFonts w:ascii="Times New Roman" w:eastAsia="Calibri" w:hAnsi="Times New Roman"/>
          <w:szCs w:val="24"/>
        </w:rPr>
        <w:t>Etaj</w:t>
      </w:r>
      <w:r w:rsidR="00677374" w:rsidRPr="00677374">
        <w:rPr>
          <w:rFonts w:ascii="Times New Roman" w:eastAsia="Calibri" w:hAnsi="Times New Roman"/>
          <w:szCs w:val="24"/>
        </w:rPr>
        <w:t xml:space="preserve"> 2, </w:t>
      </w:r>
      <w:r>
        <w:rPr>
          <w:rFonts w:ascii="Times New Roman" w:eastAsia="Calibri" w:hAnsi="Times New Roman"/>
          <w:szCs w:val="24"/>
        </w:rPr>
        <w:t>Birou</w:t>
      </w:r>
      <w:r w:rsidR="00677374" w:rsidRPr="00677374">
        <w:rPr>
          <w:rFonts w:ascii="Times New Roman" w:eastAsia="Calibri" w:hAnsi="Times New Roman"/>
          <w:szCs w:val="24"/>
        </w:rPr>
        <w:t xml:space="preserve"> 5, 500152 Brașov, Romania</w:t>
      </w:r>
    </w:p>
    <w:p w14:paraId="5C9C6B75" w14:textId="0DF703FD" w:rsidR="00677374" w:rsidRPr="00677374" w:rsidRDefault="00677374" w:rsidP="006F570B">
      <w:pPr>
        <w:spacing w:after="120" w:line="300" w:lineRule="auto"/>
        <w:ind w:firstLine="720"/>
        <w:jc w:val="both"/>
        <w:rPr>
          <w:rFonts w:ascii="Times New Roman" w:hAnsi="Times New Roman"/>
          <w:szCs w:val="24"/>
        </w:rPr>
      </w:pPr>
      <w:r w:rsidRPr="00677374">
        <w:rPr>
          <w:rFonts w:ascii="Times New Roman" w:eastAsia="Calibri" w:hAnsi="Times New Roman"/>
          <w:b/>
          <w:bCs/>
          <w:szCs w:val="24"/>
        </w:rPr>
        <w:t xml:space="preserve">Contextul grupului. </w:t>
      </w:r>
      <w:r w:rsidRPr="00677374">
        <w:rPr>
          <w:rFonts w:ascii="Times New Roman" w:eastAsia="Calibri" w:hAnsi="Times New Roman"/>
          <w:szCs w:val="24"/>
        </w:rPr>
        <w:t>Facem parte din Grupul Siskon, a cărui companie-mamă este Siskon Endüstriyel Otomasyon Sistemleri Sanayi ve Ticaret A.Ș., înființată în Turcia. Atunci când datele personale sunt partajate cu compania-mamă sau cu alți afiliați ai grupului, aplicăm măsurile de protecție descrise în Secțiunea 5</w:t>
      </w:r>
      <w:r w:rsidR="0038397D">
        <w:rPr>
          <w:rFonts w:ascii="Times New Roman" w:eastAsia="Calibri" w:hAnsi="Times New Roman"/>
          <w:szCs w:val="24"/>
        </w:rPr>
        <w:t xml:space="preserve"> de mai jos</w:t>
      </w:r>
      <w:r w:rsidRPr="00677374">
        <w:rPr>
          <w:rFonts w:ascii="Times New Roman" w:eastAsia="Calibri" w:hAnsi="Times New Roman"/>
          <w:szCs w:val="24"/>
        </w:rPr>
        <w:t>.</w:t>
      </w:r>
    </w:p>
    <w:p w14:paraId="77D3417D" w14:textId="5A2C7BA5" w:rsidR="00677374" w:rsidRPr="00677374" w:rsidRDefault="00677374" w:rsidP="006F570B">
      <w:pPr>
        <w:spacing w:after="120" w:line="300" w:lineRule="auto"/>
        <w:ind w:firstLine="720"/>
        <w:jc w:val="both"/>
        <w:rPr>
          <w:rFonts w:ascii="Times New Roman" w:hAnsi="Times New Roman"/>
          <w:szCs w:val="24"/>
        </w:rPr>
      </w:pPr>
      <w:r w:rsidRPr="00677374">
        <w:rPr>
          <w:rFonts w:ascii="Times New Roman" w:eastAsia="Calibri" w:hAnsi="Times New Roman"/>
          <w:b/>
          <w:bCs/>
          <w:szCs w:val="24"/>
        </w:rPr>
        <w:t xml:space="preserve">Contact pentru confidențialitate. </w:t>
      </w:r>
      <w:r w:rsidRPr="00677374">
        <w:rPr>
          <w:rFonts w:ascii="Times New Roman" w:eastAsia="Calibri" w:hAnsi="Times New Roman"/>
          <w:szCs w:val="24"/>
        </w:rPr>
        <w:t xml:space="preserve">Pentru toate întrebările și solicitările legate de confidențialitate, vă rugăm să ne contactați la </w:t>
      </w:r>
      <w:r w:rsidRPr="00677374">
        <w:rPr>
          <w:rFonts w:ascii="Times New Roman" w:eastAsia="Calibri" w:hAnsi="Times New Roman"/>
          <w:b/>
          <w:bCs/>
          <w:szCs w:val="24"/>
        </w:rPr>
        <w:t>info@siskon.ro</w:t>
      </w:r>
      <w:r w:rsidRPr="00677374">
        <w:rPr>
          <w:rFonts w:ascii="Times New Roman" w:eastAsia="Calibri" w:hAnsi="Times New Roman"/>
          <w:szCs w:val="24"/>
        </w:rPr>
        <w:t xml:space="preserve"> sau prin poștă la adresa menționată în Secțiunea 11.</w:t>
      </w:r>
    </w:p>
    <w:p w14:paraId="7E845E61"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1. Ce informații colectăm?</w:t>
      </w:r>
    </w:p>
    <w:p w14:paraId="3725A6C0" w14:textId="77777777" w:rsidR="00677374" w:rsidRPr="00677374" w:rsidRDefault="00677374" w:rsidP="00F850F9">
      <w:pPr>
        <w:spacing w:before="180" w:after="100"/>
        <w:jc w:val="both"/>
        <w:rPr>
          <w:rFonts w:ascii="Times New Roman" w:hAnsi="Times New Roman"/>
          <w:szCs w:val="24"/>
        </w:rPr>
      </w:pPr>
      <w:r w:rsidRPr="00677374">
        <w:rPr>
          <w:rFonts w:ascii="Times New Roman" w:eastAsia="Calibri" w:hAnsi="Times New Roman"/>
          <w:b/>
          <w:bCs/>
          <w:i/>
          <w:iCs/>
          <w:szCs w:val="24"/>
        </w:rPr>
        <w:t>Informații personale pe care ni le furnizați</w:t>
      </w:r>
    </w:p>
    <w:p w14:paraId="3A7AE2CD"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lastRenderedPageBreak/>
        <w:t xml:space="preserve">Pe scurt: </w:t>
      </w:r>
      <w:r w:rsidRPr="00677374">
        <w:rPr>
          <w:rFonts w:ascii="Times New Roman" w:eastAsia="Calibri" w:hAnsi="Times New Roman"/>
          <w:szCs w:val="24"/>
        </w:rPr>
        <w:t>Colectăm informații personale pe care ni le oferi voluntar.</w:t>
      </w:r>
    </w:p>
    <w:p w14:paraId="175B9E27"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Colectăm informații personale pe care le furnizați voluntar atunci când vă exprimați interesul pentru produsele și serviciile noastre, când participați la activități pe site-ul nostru sau atunci când ne contactați.</w:t>
      </w:r>
    </w:p>
    <w:p w14:paraId="30CF032E"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Datele personale pe care le colectăm pot include:</w:t>
      </w:r>
    </w:p>
    <w:p w14:paraId="10B9BA5B"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Date de identitate: nume și prenume,</w:t>
      </w:r>
    </w:p>
    <w:p w14:paraId="402EE2D7"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Date de contact: adresă de e-mail profesională sau personală, număr de telefon, adresă poștală, țară,</w:t>
      </w:r>
    </w:p>
    <w:p w14:paraId="61C12B45" w14:textId="0609FD33"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 xml:space="preserve">Date profesionale (unde trimiți </w:t>
      </w:r>
      <w:r w:rsidRPr="00DB3AA8">
        <w:rPr>
          <w:rFonts w:ascii="Times New Roman" w:eastAsia="Calibri" w:hAnsi="Times New Roman" w:cs="Times New Roman"/>
          <w:sz w:val="24"/>
          <w:szCs w:val="24"/>
        </w:rPr>
        <w:t>o cerere de angajare sau o solicitare de afaceri): CV, istoric de angajare, calificări, poziție, angajator, referințe</w:t>
      </w:r>
      <w:r w:rsidR="00DB3AA8">
        <w:rPr>
          <w:rFonts w:ascii="Times New Roman" w:eastAsia="Calibri" w:hAnsi="Times New Roman" w:cs="Times New Roman"/>
          <w:sz w:val="24"/>
          <w:szCs w:val="24"/>
        </w:rPr>
        <w:t>)</w:t>
      </w:r>
    </w:p>
    <w:p w14:paraId="4AA5D5C0"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Conținutul de comunicare: conținutul mesajelor pe care ni le trimiți prin formulare de contact, e-mail sau telefon.</w:t>
      </w:r>
    </w:p>
    <w:p w14:paraId="5705FEDD" w14:textId="77777777" w:rsidR="00677374" w:rsidRPr="00677374" w:rsidRDefault="00677374" w:rsidP="00F850F9">
      <w:pPr>
        <w:spacing w:before="180" w:after="100"/>
        <w:jc w:val="both"/>
        <w:rPr>
          <w:rFonts w:ascii="Times New Roman" w:hAnsi="Times New Roman"/>
          <w:szCs w:val="24"/>
        </w:rPr>
      </w:pPr>
      <w:r w:rsidRPr="00677374">
        <w:rPr>
          <w:rFonts w:ascii="Times New Roman" w:eastAsia="Calibri" w:hAnsi="Times New Roman"/>
          <w:b/>
          <w:bCs/>
          <w:i/>
          <w:iCs/>
          <w:szCs w:val="24"/>
        </w:rPr>
        <w:t>Categorii speciale de date personale</w:t>
      </w:r>
    </w:p>
    <w:p w14:paraId="1C0F5581"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Nu solicităm activ și facem toate eforturile rezonabile pentru a evita prelucrarea unor categorii speciale de date personale conform GDPR Articolul 9 (cum ar fi sănătatea, credințele religioase, datele biometrice sau politice). Dacă alegeți să distribuiți astfel de informații voluntar, le vom procesa doar pe baza consimțământului dumneavoastră explicit sau a unei alte baze legale.</w:t>
      </w:r>
    </w:p>
    <w:p w14:paraId="134FFAF3" w14:textId="77777777" w:rsidR="00677374" w:rsidRPr="00677374" w:rsidRDefault="00677374" w:rsidP="00F850F9">
      <w:pPr>
        <w:spacing w:before="180" w:after="100"/>
        <w:jc w:val="both"/>
        <w:rPr>
          <w:rFonts w:ascii="Times New Roman" w:hAnsi="Times New Roman"/>
          <w:szCs w:val="24"/>
        </w:rPr>
      </w:pPr>
      <w:r w:rsidRPr="00677374">
        <w:rPr>
          <w:rFonts w:ascii="Times New Roman" w:eastAsia="Calibri" w:hAnsi="Times New Roman"/>
          <w:b/>
          <w:bCs/>
          <w:i/>
          <w:iCs/>
          <w:szCs w:val="24"/>
        </w:rPr>
        <w:t>Informații colectate automat</w:t>
      </w:r>
    </w:p>
    <w:p w14:paraId="7E5B01E2"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Pe scurt: </w:t>
      </w:r>
      <w:r w:rsidRPr="00677374">
        <w:rPr>
          <w:rFonts w:ascii="Times New Roman" w:eastAsia="Calibri" w:hAnsi="Times New Roman"/>
          <w:szCs w:val="24"/>
        </w:rPr>
        <w:t>Unele informații — cum ar fi adresa ta IP și/sau caracteristicile browserului și dispozitivului — sunt colectate automat atunci când vizitezi site-ul nostru.</w:t>
      </w:r>
    </w:p>
    <w:p w14:paraId="0464317E" w14:textId="2619D303"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 xml:space="preserve">Colectăm automat anumite informații atunci când vizitați, utilizați sau navigați site-ul nostru. Aceste informații nu dezvăluie, în general, identitatea dumneavoastră specifică, dar pot include informații despre dispozitiv și utilizare, cum ar fi adresa IP, caracteristicile browserului și ale dispozitivului, sistemul de operare, preferințele de limbă, URL-urile de referință, țara, locația, informații despre cum și când utilizați </w:t>
      </w:r>
      <w:r w:rsidR="00F02EE9">
        <w:rPr>
          <w:rFonts w:ascii="Times New Roman" w:eastAsia="Calibri" w:hAnsi="Times New Roman"/>
          <w:szCs w:val="24"/>
        </w:rPr>
        <w:t>s</w:t>
      </w:r>
      <w:r w:rsidRPr="00677374">
        <w:rPr>
          <w:rFonts w:ascii="Times New Roman" w:eastAsia="Calibri" w:hAnsi="Times New Roman"/>
          <w:szCs w:val="24"/>
        </w:rPr>
        <w:t>erviciile noastre și alte informații tehnice. Aceste informații sunt necesare în principal pentru a menține securitatea și funcționarea site-ului nostru și pentru analiza noastră internă.</w:t>
      </w:r>
    </w:p>
    <w:p w14:paraId="12CB61F4"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Informațiile pe care le colectăm includ:</w:t>
      </w:r>
    </w:p>
    <w:p w14:paraId="1F798371"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Date de jurnal și utilizare. </w:t>
      </w:r>
      <w:r w:rsidRPr="00677374">
        <w:rPr>
          <w:rFonts w:ascii="Times New Roman" w:eastAsia="Calibri" w:hAnsi="Times New Roman" w:cs="Times New Roman"/>
          <w:sz w:val="24"/>
          <w:szCs w:val="24"/>
        </w:rPr>
        <w:t>Informații legate de servicii, diagnostic, utilizare și performanță pe care serverele noastre le colectează automat atunci când accesați sau utilizați site-ul nostru (marcaje de dată/oră, pagini și fișiere vizualizate, căutări, funcționalități folosite, rapoarte de erori).</w:t>
      </w:r>
    </w:p>
    <w:p w14:paraId="13B44990"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Date ale dispozitivului. </w:t>
      </w:r>
      <w:r w:rsidRPr="00677374">
        <w:rPr>
          <w:rFonts w:ascii="Times New Roman" w:eastAsia="Calibri" w:hAnsi="Times New Roman" w:cs="Times New Roman"/>
          <w:sz w:val="24"/>
          <w:szCs w:val="24"/>
        </w:rPr>
        <w:t>Informații despre dispozitivul tău, cum ar fi adresa IP, tipul browserului, modelul hardware, furnizorul de servicii de internet, sistemul de operare și configurația sistemului.</w:t>
      </w:r>
    </w:p>
    <w:p w14:paraId="0676E60B"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lastRenderedPageBreak/>
        <w:t xml:space="preserve">Date de localizare. </w:t>
      </w:r>
      <w:r w:rsidRPr="00677374">
        <w:rPr>
          <w:rFonts w:ascii="Times New Roman" w:eastAsia="Calibri" w:hAnsi="Times New Roman" w:cs="Times New Roman"/>
          <w:sz w:val="24"/>
          <w:szCs w:val="24"/>
        </w:rPr>
        <w:t>Informații aproximative despre locație obținute de la adresa ta IP. Nu colectăm locația GPS precisă prin intermediul site-ului nostru.</w:t>
      </w:r>
    </w:p>
    <w:p w14:paraId="1A63E779" w14:textId="1BA9463C" w:rsidR="00677374" w:rsidRPr="00677374" w:rsidRDefault="00F02EE9" w:rsidP="00F850F9">
      <w:pPr>
        <w:pStyle w:val="ListParagraph"/>
        <w:numPr>
          <w:ilvl w:val="0"/>
          <w:numId w:val="12"/>
        </w:numPr>
        <w:spacing w:after="80" w:line="280" w:lineRule="auto"/>
        <w:contextualSpacing w:val="0"/>
        <w:rPr>
          <w:rFonts w:ascii="Times New Roman" w:hAnsi="Times New Roman" w:cs="Times New Roman"/>
          <w:sz w:val="24"/>
          <w:szCs w:val="24"/>
        </w:rPr>
      </w:pPr>
      <w:r>
        <w:rPr>
          <w:rFonts w:ascii="Times New Roman" w:eastAsia="Calibri" w:hAnsi="Times New Roman" w:cs="Times New Roman"/>
          <w:b/>
          <w:bCs/>
          <w:sz w:val="24"/>
          <w:szCs w:val="24"/>
        </w:rPr>
        <w:t>Cookies</w:t>
      </w:r>
      <w:r w:rsidR="00677374" w:rsidRPr="00677374">
        <w:rPr>
          <w:rFonts w:ascii="Times New Roman" w:eastAsia="Calibri" w:hAnsi="Times New Roman" w:cs="Times New Roman"/>
          <w:b/>
          <w:bCs/>
          <w:sz w:val="24"/>
          <w:szCs w:val="24"/>
        </w:rPr>
        <w:t xml:space="preserve">. </w:t>
      </w:r>
      <w:r w:rsidR="00677374" w:rsidRPr="00677374">
        <w:rPr>
          <w:rFonts w:ascii="Times New Roman" w:eastAsia="Calibri" w:hAnsi="Times New Roman" w:cs="Times New Roman"/>
          <w:sz w:val="24"/>
          <w:szCs w:val="24"/>
        </w:rPr>
        <w:t xml:space="preserve">Folosim cookie-uri și tehnologii similare de urmărire. Cookie-urile strict necesare sunt plasate implicit pe dispozitivul tău; Pentru toate celelalte cookie-uri (analize, performanță, marketing) obținem consimțământul dumneavoastră prin bannerul nostru de cookie-uri. Pentru detalii, vă rugăm să consultați Politica noastră separată </w:t>
      </w:r>
      <w:r w:rsidR="0018506D" w:rsidRPr="0018506D">
        <w:rPr>
          <w:rFonts w:ascii="Times New Roman" w:eastAsia="Calibri" w:hAnsi="Times New Roman" w:cs="Times New Roman"/>
          <w:b/>
          <w:bCs/>
          <w:i/>
          <w:iCs/>
          <w:sz w:val="24"/>
          <w:szCs w:val="24"/>
        </w:rPr>
        <w:t>EYS-PLC_RO-EN_Cookie</w:t>
      </w:r>
      <w:r w:rsidR="00677374" w:rsidRPr="00677374">
        <w:rPr>
          <w:rFonts w:ascii="Times New Roman" w:eastAsia="Calibri" w:hAnsi="Times New Roman" w:cs="Times New Roman"/>
          <w:sz w:val="24"/>
          <w:szCs w:val="24"/>
        </w:rPr>
        <w:t>.</w:t>
      </w:r>
    </w:p>
    <w:p w14:paraId="05B3DEA2"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2. Cum procesăm informațiile tale?</w:t>
      </w:r>
    </w:p>
    <w:p w14:paraId="60709FE0" w14:textId="16E85A2E"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Pe scurt: </w:t>
      </w:r>
      <w:r w:rsidRPr="00677374">
        <w:rPr>
          <w:rFonts w:ascii="Times New Roman" w:eastAsia="Calibri" w:hAnsi="Times New Roman"/>
          <w:szCs w:val="24"/>
        </w:rPr>
        <w:t xml:space="preserve">Procesăm informațiile dumneavoastră pentru a furniza, îmbunătăți și administra </w:t>
      </w:r>
      <w:r w:rsidR="00F02EE9">
        <w:rPr>
          <w:rFonts w:ascii="Times New Roman" w:eastAsia="Calibri" w:hAnsi="Times New Roman"/>
          <w:szCs w:val="24"/>
        </w:rPr>
        <w:t>s</w:t>
      </w:r>
      <w:r w:rsidRPr="00677374">
        <w:rPr>
          <w:rFonts w:ascii="Times New Roman" w:eastAsia="Calibri" w:hAnsi="Times New Roman"/>
          <w:szCs w:val="24"/>
        </w:rPr>
        <w:t>erviciile noastre, a comunica cu dumneavoastră, a respecta legea și a ne proteja interesele legitime.</w:t>
      </w:r>
    </w:p>
    <w:p w14:paraId="5BB248F6"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Procesăm datele dumneavoastră personale dintr-o varietate de motive, inclusiv:</w:t>
      </w:r>
    </w:p>
    <w:p w14:paraId="61A5F77B"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Pentru a răspunde solicitărilor tale și a oferi produsele și serviciile pe care le soliciti,</w:t>
      </w:r>
    </w:p>
    <w:p w14:paraId="37141C06" w14:textId="77777777" w:rsidR="00677374" w:rsidRPr="00C9259F"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 xml:space="preserve">Pentru a stabili și executa </w:t>
      </w:r>
      <w:r w:rsidRPr="00C9259F">
        <w:rPr>
          <w:rFonts w:ascii="Times New Roman" w:eastAsia="Calibri" w:hAnsi="Times New Roman" w:cs="Times New Roman"/>
          <w:sz w:val="24"/>
          <w:szCs w:val="24"/>
        </w:rPr>
        <w:t>contracte la care dumneavoastră sau angajatorul dumneavoastră sunteți părți,</w:t>
      </w:r>
    </w:p>
    <w:p w14:paraId="1983F311" w14:textId="77777777" w:rsidR="00677374" w:rsidRPr="00C9259F"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C9259F">
        <w:rPr>
          <w:rFonts w:ascii="Times New Roman" w:eastAsia="Calibri" w:hAnsi="Times New Roman" w:cs="Times New Roman"/>
          <w:sz w:val="24"/>
          <w:szCs w:val="24"/>
        </w:rPr>
        <w:t>Pentru a evalua aplicațiile de angajare și a gestiona procesele de recrutare,</w:t>
      </w:r>
    </w:p>
    <w:p w14:paraId="76108154"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Pentru a îmbunătăți, menține și securiza site-ul nostru și a preveni frauda sau abuzul,</w:t>
      </w:r>
    </w:p>
    <w:p w14:paraId="723E6F85"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Pentru a trimite comunicări legate de servicii și, cu consimțământul dumneavoastră, de marketing,</w:t>
      </w:r>
    </w:p>
    <w:p w14:paraId="604932D5"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Pentru a respecta obligațiile legale și a răspunde cererilor legale din partea autorităților publice,</w:t>
      </w:r>
    </w:p>
    <w:p w14:paraId="732FF669"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Pentru a stabili, exercita sau apăra pretenții legale,</w:t>
      </w:r>
    </w:p>
    <w:p w14:paraId="120CFC9A"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Unde este strict necesar, pentru a proteja interesele vitale ale oricărei persoane.</w:t>
      </w:r>
    </w:p>
    <w:p w14:paraId="17436D80"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3. Pe ce baze legale ne bazăm?</w:t>
      </w:r>
    </w:p>
    <w:p w14:paraId="10CC7AE7" w14:textId="06C3518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Pe scurt: </w:t>
      </w:r>
      <w:r w:rsidRPr="00677374">
        <w:rPr>
          <w:rFonts w:ascii="Times New Roman" w:eastAsia="Calibri" w:hAnsi="Times New Roman"/>
          <w:szCs w:val="24"/>
        </w:rPr>
        <w:t xml:space="preserve">Prelucrăm datele dumneavoastră personale doar atunci când avem o bază legală validă conform GDPR Articolul 6 </w:t>
      </w:r>
      <w:r w:rsidR="000E7E15">
        <w:rPr>
          <w:rFonts w:ascii="Times New Roman" w:eastAsia="Calibri" w:hAnsi="Times New Roman"/>
          <w:szCs w:val="24"/>
        </w:rPr>
        <w:t xml:space="preserve">din Regulamentul </w:t>
      </w:r>
      <w:r w:rsidR="000E7E15" w:rsidRPr="000E7E15">
        <w:rPr>
          <w:rFonts w:ascii="Times New Roman" w:eastAsia="Calibri" w:hAnsi="Times New Roman"/>
          <w:szCs w:val="24"/>
        </w:rPr>
        <w:t>(UE) 2016/679</w:t>
      </w:r>
      <w:r w:rsidR="000E7E15">
        <w:rPr>
          <w:rFonts w:ascii="Times New Roman" w:eastAsia="Calibri" w:hAnsi="Times New Roman"/>
          <w:szCs w:val="24"/>
        </w:rPr>
        <w:t xml:space="preserve"> </w:t>
      </w:r>
      <w:r w:rsidRPr="00677374">
        <w:rPr>
          <w:rFonts w:ascii="Times New Roman" w:eastAsia="Calibri" w:hAnsi="Times New Roman"/>
          <w:szCs w:val="24"/>
        </w:rPr>
        <w:t>(și, acolo unde este cazul, Articolul 9).</w:t>
      </w:r>
    </w:p>
    <w:p w14:paraId="0F93BAA0"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Ne putem baza pe următoarele baze legale:</w:t>
      </w:r>
    </w:p>
    <w:p w14:paraId="316B4346"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Consimțământ (Art. 6(1)(a)). </w:t>
      </w:r>
      <w:r w:rsidRPr="00677374">
        <w:rPr>
          <w:rFonts w:ascii="Times New Roman" w:eastAsia="Calibri" w:hAnsi="Times New Roman" w:cs="Times New Roman"/>
          <w:sz w:val="24"/>
          <w:szCs w:val="24"/>
        </w:rPr>
        <w:t>Unde ne-ați dat consimțământul specific, de exemplu pentru comunicări de marketing sau cookie-uri neesențiale. Poți retrage consimțământul oricând fără a afecta legalitatea procesării anterioare.</w:t>
      </w:r>
    </w:p>
    <w:p w14:paraId="7B00A247"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Contract (Art. 6(1)(b)). </w:t>
      </w:r>
      <w:r w:rsidRPr="00677374">
        <w:rPr>
          <w:rFonts w:ascii="Times New Roman" w:eastAsia="Calibri" w:hAnsi="Times New Roman" w:cs="Times New Roman"/>
          <w:sz w:val="24"/>
          <w:szCs w:val="24"/>
        </w:rPr>
        <w:t>Atunci când procesarea este necesară pentru a încheia sau executa un contract cu dumneavoastră sau pentru a lua măsuri la cererea dumneavoastră înainte de a încheia un contract.</w:t>
      </w:r>
    </w:p>
    <w:p w14:paraId="625E736E"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Obligații legale (Art. 6(1)(c)). </w:t>
      </w:r>
      <w:r w:rsidRPr="00677374">
        <w:rPr>
          <w:rFonts w:ascii="Times New Roman" w:eastAsia="Calibri" w:hAnsi="Times New Roman" w:cs="Times New Roman"/>
          <w:sz w:val="24"/>
          <w:szCs w:val="24"/>
        </w:rPr>
        <w:t>Atunci când procesarea este necesară pentru respectarea obligațiilor noastre legale conform legislației UE sau române.</w:t>
      </w:r>
    </w:p>
    <w:p w14:paraId="5C7F23B1"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lastRenderedPageBreak/>
        <w:t xml:space="preserve">Interese vitale (Art. 6(1)(d)). </w:t>
      </w:r>
      <w:r w:rsidRPr="00677374">
        <w:rPr>
          <w:rFonts w:ascii="Times New Roman" w:eastAsia="Calibri" w:hAnsi="Times New Roman" w:cs="Times New Roman"/>
          <w:sz w:val="24"/>
          <w:szCs w:val="24"/>
        </w:rPr>
        <w:t>Unde procesarea este necesară pentru a proteja interesele vitale ale tale sau ale altei persoane.</w:t>
      </w:r>
    </w:p>
    <w:p w14:paraId="14892A40"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Interese legitime (art. 6(1)(f)). </w:t>
      </w:r>
      <w:r w:rsidRPr="00677374">
        <w:rPr>
          <w:rFonts w:ascii="Times New Roman" w:eastAsia="Calibri" w:hAnsi="Times New Roman" w:cs="Times New Roman"/>
          <w:sz w:val="24"/>
          <w:szCs w:val="24"/>
        </w:rPr>
        <w:t>Unde procesarea este necesară pentru interesele noastre legitime (cum ar fi securitatea rețelei și a informațiilor, prevenirea fraudei, administrarea internă, raportarea grupurilor) și nu este anulată de drepturile și libertățile tale fundamentale. Puteți obține informații suplimentare despre testul de echilibrare oricând, la cerere.</w:t>
      </w:r>
    </w:p>
    <w:p w14:paraId="6D2690C5"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4. Când și cu cine împărtășim datele dumneavoastră personale?</w:t>
      </w:r>
    </w:p>
    <w:p w14:paraId="7B8CC641"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Pe scurt: </w:t>
      </w:r>
      <w:r w:rsidRPr="00677374">
        <w:rPr>
          <w:rFonts w:ascii="Times New Roman" w:eastAsia="Calibri" w:hAnsi="Times New Roman"/>
          <w:szCs w:val="24"/>
        </w:rPr>
        <w:t>Putem partaja datele dumneavoastră personale cu anumite terțe părți în situații specifice descrise mai jos.</w:t>
      </w:r>
    </w:p>
    <w:p w14:paraId="629EB302"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Putem partaja datele dumneavoastră personale în următoarele situații:</w:t>
      </w:r>
    </w:p>
    <w:p w14:paraId="7D463641"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Furnizori de servicii și procesatori. </w:t>
      </w:r>
      <w:r w:rsidRPr="00677374">
        <w:rPr>
          <w:rFonts w:ascii="Times New Roman" w:eastAsia="Calibri" w:hAnsi="Times New Roman" w:cs="Times New Roman"/>
          <w:sz w:val="24"/>
          <w:szCs w:val="24"/>
        </w:rPr>
        <w:t>Cu IT, găzduire, e-mail, cloud, securitate cibernetică, analiză, servicii profesionale și furnizori terți similari care acționează conform instrucțiunilor noastre scrise și unui acord de procesare a datelor.</w:t>
      </w:r>
    </w:p>
    <w:p w14:paraId="099C5659"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Afiliați de grup. </w:t>
      </w:r>
      <w:r w:rsidRPr="00677374">
        <w:rPr>
          <w:rFonts w:ascii="Times New Roman" w:eastAsia="Calibri" w:hAnsi="Times New Roman" w:cs="Times New Roman"/>
          <w:sz w:val="24"/>
          <w:szCs w:val="24"/>
        </w:rPr>
        <w:t>Cu compania-mamă din Turcia și cu alți afiliați ai grupului (inclusiv în Estonia) pentru scopuri de HR, managementul clienților/proiectelor și raportarea de grup, acolo unde este necesar și sub rezerva garanțiilor adecvate.</w:t>
      </w:r>
    </w:p>
    <w:p w14:paraId="4DA95C30"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Parteneri de afaceri și clienți. </w:t>
      </w:r>
      <w:r w:rsidRPr="00677374">
        <w:rPr>
          <w:rFonts w:ascii="Times New Roman" w:eastAsia="Calibri" w:hAnsi="Times New Roman" w:cs="Times New Roman"/>
          <w:sz w:val="24"/>
          <w:szCs w:val="24"/>
        </w:rPr>
        <w:t>Acolo unde este necesar pentru a îndeplini un contract sau măsuri precontractuale solicitate de tine.</w:t>
      </w:r>
    </w:p>
    <w:p w14:paraId="75427EB1"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Autorități legale și consilieri. </w:t>
      </w:r>
      <w:r w:rsidRPr="00677374">
        <w:rPr>
          <w:rFonts w:ascii="Times New Roman" w:eastAsia="Calibri" w:hAnsi="Times New Roman" w:cs="Times New Roman"/>
          <w:sz w:val="24"/>
          <w:szCs w:val="24"/>
        </w:rPr>
        <w:t>Cu instanțe, autorități de reglementare (inclusiv ANSPDCP), forțe de ordine, avocați, auditori și alți consilieri acolo unde este necesar pentru a ne respecta obligațiile legale sau a ne proteja drepturile.</w:t>
      </w:r>
    </w:p>
    <w:p w14:paraId="130343AA"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Transferuri de afaceri. </w:t>
      </w:r>
      <w:r w:rsidRPr="00677374">
        <w:rPr>
          <w:rFonts w:ascii="Times New Roman" w:eastAsia="Calibri" w:hAnsi="Times New Roman" w:cs="Times New Roman"/>
          <w:sz w:val="24"/>
          <w:szCs w:val="24"/>
        </w:rPr>
        <w:t>În legătură cu sau în timpul negocierilor oricărei fuziuni, vânzări de active, finanțare sau achiziție a întregii sau parțiale în afacerea noastră.</w:t>
      </w:r>
    </w:p>
    <w:p w14:paraId="7F4791DE"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5. Transferuri internaționale de date personale</w:t>
      </w:r>
    </w:p>
    <w:p w14:paraId="77B3EBEE"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Pe scurt: </w:t>
      </w:r>
      <w:r w:rsidRPr="00677374">
        <w:rPr>
          <w:rFonts w:ascii="Times New Roman" w:eastAsia="Calibri" w:hAnsi="Times New Roman"/>
          <w:szCs w:val="24"/>
        </w:rPr>
        <w:t>Putem transfera date personale în afara Spațiului Economic European, sub rezerva garanțiilor adecvate.</w:t>
      </w:r>
    </w:p>
    <w:p w14:paraId="4C6EF415"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 xml:space="preserve">Datele personale pot fi transferate către compania-mamă </w:t>
      </w:r>
      <w:r w:rsidRPr="00677374">
        <w:rPr>
          <w:rFonts w:ascii="Times New Roman" w:eastAsia="Calibri" w:hAnsi="Times New Roman"/>
          <w:b/>
          <w:bCs/>
          <w:szCs w:val="24"/>
        </w:rPr>
        <w:t xml:space="preserve">Siskon Endüstriyel Otomasyon Sistemleri Sanayi ve Ticaret A.Ș. </w:t>
      </w:r>
      <w:r w:rsidRPr="00C9259F">
        <w:rPr>
          <w:rFonts w:ascii="Times New Roman" w:eastAsia="Calibri" w:hAnsi="Times New Roman"/>
          <w:szCs w:val="24"/>
        </w:rPr>
        <w:t>în</w:t>
      </w:r>
      <w:r w:rsidRPr="00677374">
        <w:rPr>
          <w:rFonts w:ascii="Times New Roman" w:eastAsia="Calibri" w:hAnsi="Times New Roman"/>
          <w:szCs w:val="24"/>
        </w:rPr>
        <w:t xml:space="preserve"> Turcia și către furnizori cloud / SaaS care pot procesa date în afara EEE. Deoarece Turcia nu este în prezent subiectul unei decizii privind adecvarea conform articolului 45 GDPR, astfel de transferuri se fac pe baza </w:t>
      </w:r>
      <w:r w:rsidRPr="00677374">
        <w:rPr>
          <w:rFonts w:ascii="Times New Roman" w:eastAsia="Calibri" w:hAnsi="Times New Roman"/>
          <w:b/>
          <w:bCs/>
          <w:szCs w:val="24"/>
        </w:rPr>
        <w:t>Clauzelor Contractuale Standard (Decizia de Implementare a Comisiei (UE) 2021/914),</w:t>
      </w:r>
      <w:r w:rsidRPr="00677374">
        <w:rPr>
          <w:rFonts w:ascii="Times New Roman" w:eastAsia="Calibri" w:hAnsi="Times New Roman"/>
          <w:szCs w:val="24"/>
        </w:rPr>
        <w:t xml:space="preserve"> suplimentate cu măsuri tehnice și organizaționale adecvate sau, acolo unde este cazul, pe baza derogărilor prevăzute de articolul 49 (de exemplu, executarea unui contract, consimțământul dumneavoastră explicit,  înființarea sau apărarea pretențiilor legale).</w:t>
      </w:r>
    </w:p>
    <w:p w14:paraId="5796B5C0"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Puteți solicita o copie a garanțiilor pe care le-am implementat contactându-ne la info@siskon.ro.</w:t>
      </w:r>
    </w:p>
    <w:p w14:paraId="4BC764B6"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lastRenderedPageBreak/>
        <w:t>6. Cât timp păstrăm informațiile tale?</w:t>
      </w:r>
    </w:p>
    <w:p w14:paraId="3B6F6B6A"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Pe scurt: </w:t>
      </w:r>
      <w:r w:rsidRPr="00677374">
        <w:rPr>
          <w:rFonts w:ascii="Times New Roman" w:eastAsia="Calibri" w:hAnsi="Times New Roman"/>
          <w:szCs w:val="24"/>
        </w:rPr>
        <w:t>păstrăm informațiile dumneavoastră doar atât timp cât este necesar pentru scopurile prevăzute în această Politică de confidențialitate sau conform cerințelor legale.</w:t>
      </w:r>
    </w:p>
    <w:p w14:paraId="3C789E6B"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Perioadele specifice de păstrare sunt determinate în funcție de scopurile procesării și de cerințele legislației românești și UE aplicabile (inclusiv legislația comercială, fiscală, muncii și contabilă). Când nu avem o nevoie legitimă de afaceri în curs de a procesa datele tale personale, le vom șterge sau anonimiza, sau, dacă acest lucru nu este posibil (de exemplu, deoarece datele au fost stocate în arhive de backup), le vom stoca și izola în siguranță de orice procesare ulterioară până când ștergerea va fi posibilă.</w:t>
      </w:r>
    </w:p>
    <w:p w14:paraId="7A6251B3"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7. Cum vă păstrăm informațiile în siguranță?</w:t>
      </w:r>
    </w:p>
    <w:p w14:paraId="28E53046"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Pe scurt: </w:t>
      </w:r>
      <w:r w:rsidRPr="00677374">
        <w:rPr>
          <w:rFonts w:ascii="Times New Roman" w:eastAsia="Calibri" w:hAnsi="Times New Roman"/>
          <w:szCs w:val="24"/>
        </w:rPr>
        <w:t>Protejăm datele dumneavoastră personale printr-un sistem de măsuri organizaționale și tehnice de securitate, aliniate cu ISO/IEC 27001 și ISO/IEC 27701.</w:t>
      </w:r>
    </w:p>
    <w:p w14:paraId="7B79A4CC"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Am implementat măsuri tehnice și organizaționale adecvate, menite să protejeze securitatea oricăror date personale pe care le procesăm, inclusiv controale de acces, criptare în timpul tranzitului, practici de dezvoltare securizată, managementul furnizorilor și proceduri de răspuns la incidente. Totuși, nicio transmisie electronică prin Internet sau tehnologia de stocare a informațiilor nu poate fi garantată ca fiind 100% sigură; Nu putem garanta securitate absolută. Transmiterea datelor personale către și dinspre site-ul nostru se face pe riscul dumneavoastră.</w:t>
      </w:r>
    </w:p>
    <w:p w14:paraId="04B42F3B"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8. Colectăm informații de la minori?</w:t>
      </w:r>
    </w:p>
    <w:p w14:paraId="0F84AD7F"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Pe scurt: </w:t>
      </w:r>
      <w:r w:rsidRPr="00677374">
        <w:rPr>
          <w:rFonts w:ascii="Times New Roman" w:eastAsia="Calibri" w:hAnsi="Times New Roman"/>
          <w:szCs w:val="24"/>
        </w:rPr>
        <w:t>Nu colectăm și nu solicităm în mod conștient date de la copii sub 16 ani.</w:t>
      </w:r>
    </w:p>
    <w:p w14:paraId="7000AA6A"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Serviciile noastre sunt adresate profesioniștilor și adulților. Dacă aflăm că am colectat date personale de la o persoană sub 16 ani fără consimțământul parental verificat, vom dezactiva înregistrarea relevantă și vom lua măsuri rezonabile pentru a șterge aceste date. Dacă credeți că am putea deține informații despre o persoană sub 16 ani, vă rugăm să ne contactați la info@siskon.ro.</w:t>
      </w:r>
    </w:p>
    <w:p w14:paraId="64969712"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9. Drepturile tale conform GDPR</w:t>
      </w:r>
    </w:p>
    <w:p w14:paraId="002E8368"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Sub rezerva condițiilor și limitărilor prevăzute în GDPR, aveți următoarele drepturi:</w:t>
      </w:r>
    </w:p>
    <w:p w14:paraId="1373D58C"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Acces </w:t>
      </w:r>
      <w:r w:rsidRPr="00677374">
        <w:rPr>
          <w:rFonts w:ascii="Times New Roman" w:eastAsia="Calibri" w:hAnsi="Times New Roman" w:cs="Times New Roman"/>
          <w:sz w:val="24"/>
          <w:szCs w:val="24"/>
        </w:rPr>
        <w:t>(Art. 15) — pentru a obține confirmarea dacă prelucrăm datele dumneavoastră personale și o copie a acestora,</w:t>
      </w:r>
    </w:p>
    <w:p w14:paraId="5DD40824"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Rectificare </w:t>
      </w:r>
      <w:r w:rsidRPr="00677374">
        <w:rPr>
          <w:rFonts w:ascii="Times New Roman" w:eastAsia="Calibri" w:hAnsi="Times New Roman" w:cs="Times New Roman"/>
          <w:sz w:val="24"/>
          <w:szCs w:val="24"/>
        </w:rPr>
        <w:t>(art. 16) — pentru corectarea datelor inexacte sau incomplete,</w:t>
      </w:r>
    </w:p>
    <w:p w14:paraId="2A4942B3"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Ștergerea </w:t>
      </w:r>
      <w:r w:rsidRPr="00677374">
        <w:rPr>
          <w:rFonts w:ascii="Times New Roman" w:eastAsia="Calibri" w:hAnsi="Times New Roman" w:cs="Times New Roman"/>
          <w:sz w:val="24"/>
          <w:szCs w:val="24"/>
        </w:rPr>
        <w:t>(art. 17) — pentru ca datele tale personale să fie șterse în anumite circumstanțe,</w:t>
      </w:r>
    </w:p>
    <w:p w14:paraId="57908F1D"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Restricție </w:t>
      </w:r>
      <w:r w:rsidRPr="00677374">
        <w:rPr>
          <w:rFonts w:ascii="Times New Roman" w:eastAsia="Calibri" w:hAnsi="Times New Roman" w:cs="Times New Roman"/>
          <w:sz w:val="24"/>
          <w:szCs w:val="24"/>
        </w:rPr>
        <w:t>(art. 18) — pentru a restricționa prelucrarea datelor dumneavoastră personale,</w:t>
      </w:r>
    </w:p>
    <w:p w14:paraId="5FCF2D51"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Portabilitatea datelor </w:t>
      </w:r>
      <w:r w:rsidRPr="00677374">
        <w:rPr>
          <w:rFonts w:ascii="Times New Roman" w:eastAsia="Calibri" w:hAnsi="Times New Roman" w:cs="Times New Roman"/>
          <w:sz w:val="24"/>
          <w:szCs w:val="24"/>
        </w:rPr>
        <w:t>(Art. 20) — pentru a primi datele tale personale într-un format structurat, folosit frecvent și lizibil de mașini,</w:t>
      </w:r>
    </w:p>
    <w:p w14:paraId="2A0A57D7" w14:textId="5D80683F"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lastRenderedPageBreak/>
        <w:t xml:space="preserve">Obiecție </w:t>
      </w:r>
      <w:r w:rsidRPr="00677374">
        <w:rPr>
          <w:rFonts w:ascii="Times New Roman" w:eastAsia="Calibri" w:hAnsi="Times New Roman" w:cs="Times New Roman"/>
          <w:sz w:val="24"/>
          <w:szCs w:val="24"/>
        </w:rPr>
        <w:t xml:space="preserve">(art. 21) — </w:t>
      </w:r>
      <w:r w:rsidR="00F778F7">
        <w:rPr>
          <w:rFonts w:ascii="Times New Roman" w:eastAsia="Calibri" w:hAnsi="Times New Roman" w:cs="Times New Roman"/>
          <w:sz w:val="24"/>
          <w:szCs w:val="24"/>
        </w:rPr>
        <w:t>te poți</w:t>
      </w:r>
      <w:r w:rsidRPr="00677374">
        <w:rPr>
          <w:rFonts w:ascii="Times New Roman" w:eastAsia="Calibri" w:hAnsi="Times New Roman" w:cs="Times New Roman"/>
          <w:sz w:val="24"/>
          <w:szCs w:val="24"/>
        </w:rPr>
        <w:t xml:space="preserve"> opun</w:t>
      </w:r>
      <w:r w:rsidR="00F778F7">
        <w:rPr>
          <w:rFonts w:ascii="Times New Roman" w:eastAsia="Calibri" w:hAnsi="Times New Roman" w:cs="Times New Roman"/>
          <w:sz w:val="24"/>
          <w:szCs w:val="24"/>
        </w:rPr>
        <w:t>e</w:t>
      </w:r>
      <w:r w:rsidRPr="00677374">
        <w:rPr>
          <w:rFonts w:ascii="Times New Roman" w:eastAsia="Calibri" w:hAnsi="Times New Roman" w:cs="Times New Roman"/>
          <w:sz w:val="24"/>
          <w:szCs w:val="24"/>
        </w:rPr>
        <w:t xml:space="preserve"> procesării </w:t>
      </w:r>
      <w:r w:rsidR="00F778F7">
        <w:rPr>
          <w:rFonts w:ascii="Times New Roman" w:eastAsia="Calibri" w:hAnsi="Times New Roman" w:cs="Times New Roman"/>
          <w:sz w:val="24"/>
          <w:szCs w:val="24"/>
        </w:rPr>
        <w:t>dacă justifică</w:t>
      </w:r>
      <w:r w:rsidRPr="00677374">
        <w:rPr>
          <w:rFonts w:ascii="Times New Roman" w:eastAsia="Calibri" w:hAnsi="Times New Roman" w:cs="Times New Roman"/>
          <w:sz w:val="24"/>
          <w:szCs w:val="24"/>
        </w:rPr>
        <w:t xml:space="preserve"> interese legitime și </w:t>
      </w:r>
      <w:r w:rsidR="00F778F7">
        <w:rPr>
          <w:rFonts w:ascii="Times New Roman" w:eastAsia="Calibri" w:hAnsi="Times New Roman" w:cs="Times New Roman"/>
          <w:sz w:val="24"/>
          <w:szCs w:val="24"/>
        </w:rPr>
        <w:t>te poți</w:t>
      </w:r>
      <w:r w:rsidR="00F778F7" w:rsidRPr="00677374">
        <w:rPr>
          <w:rFonts w:ascii="Times New Roman" w:eastAsia="Calibri" w:hAnsi="Times New Roman" w:cs="Times New Roman"/>
          <w:sz w:val="24"/>
          <w:szCs w:val="24"/>
        </w:rPr>
        <w:t xml:space="preserve"> </w:t>
      </w:r>
      <w:r w:rsidR="00F778F7">
        <w:rPr>
          <w:rFonts w:ascii="Times New Roman" w:eastAsia="Calibri" w:hAnsi="Times New Roman" w:cs="Times New Roman"/>
          <w:sz w:val="24"/>
          <w:szCs w:val="24"/>
        </w:rPr>
        <w:t xml:space="preserve">opune </w:t>
      </w:r>
      <w:r w:rsidR="00F778F7" w:rsidRPr="00F778F7">
        <w:rPr>
          <w:rFonts w:ascii="Times New Roman" w:eastAsia="Calibri" w:hAnsi="Times New Roman" w:cs="Times New Roman"/>
          <w:sz w:val="24"/>
          <w:szCs w:val="24"/>
        </w:rPr>
        <w:t>prelucr</w:t>
      </w:r>
      <w:r w:rsidR="00F778F7">
        <w:rPr>
          <w:rFonts w:ascii="Times New Roman" w:eastAsia="Calibri" w:hAnsi="Times New Roman" w:cs="Times New Roman"/>
          <w:sz w:val="24"/>
          <w:szCs w:val="24"/>
        </w:rPr>
        <w:t>ării</w:t>
      </w:r>
      <w:r w:rsidR="00F778F7" w:rsidRPr="00F778F7">
        <w:rPr>
          <w:rFonts w:ascii="Times New Roman" w:eastAsia="Calibri" w:hAnsi="Times New Roman" w:cs="Times New Roman"/>
          <w:sz w:val="24"/>
          <w:szCs w:val="24"/>
        </w:rPr>
        <w:t xml:space="preserve"> datelor cu caracter personal </w:t>
      </w:r>
      <w:r w:rsidR="00F778F7">
        <w:rPr>
          <w:rFonts w:ascii="Times New Roman" w:eastAsia="Calibri" w:hAnsi="Times New Roman" w:cs="Times New Roman"/>
          <w:sz w:val="24"/>
          <w:szCs w:val="24"/>
        </w:rPr>
        <w:t xml:space="preserve">dacă aceasta </w:t>
      </w:r>
      <w:r w:rsidR="00F778F7" w:rsidRPr="00F778F7">
        <w:rPr>
          <w:rFonts w:ascii="Times New Roman" w:eastAsia="Calibri" w:hAnsi="Times New Roman" w:cs="Times New Roman"/>
          <w:sz w:val="24"/>
          <w:szCs w:val="24"/>
        </w:rPr>
        <w:t>are drept scop marketingul direct</w:t>
      </w:r>
      <w:r w:rsidR="00F778F7">
        <w:rPr>
          <w:rFonts w:ascii="Times New Roman" w:eastAsia="Calibri" w:hAnsi="Times New Roman" w:cs="Times New Roman"/>
          <w:sz w:val="24"/>
          <w:szCs w:val="24"/>
        </w:rPr>
        <w:t xml:space="preserve">, </w:t>
      </w:r>
      <w:r w:rsidRPr="00677374">
        <w:rPr>
          <w:rFonts w:ascii="Times New Roman" w:eastAsia="Calibri" w:hAnsi="Times New Roman" w:cs="Times New Roman"/>
          <w:sz w:val="24"/>
          <w:szCs w:val="24"/>
        </w:rPr>
        <w:t>în orice moment,</w:t>
      </w:r>
    </w:p>
    <w:p w14:paraId="69D89DA8" w14:textId="7C7CDE1B" w:rsidR="00677374" w:rsidRPr="00677374" w:rsidRDefault="00F778F7" w:rsidP="00F850F9">
      <w:pPr>
        <w:pStyle w:val="ListParagraph"/>
        <w:numPr>
          <w:ilvl w:val="0"/>
          <w:numId w:val="12"/>
        </w:numPr>
        <w:spacing w:after="80" w:line="280" w:lineRule="auto"/>
        <w:contextualSpacing w:val="0"/>
        <w:rPr>
          <w:rFonts w:ascii="Times New Roman" w:hAnsi="Times New Roman" w:cs="Times New Roman"/>
          <w:sz w:val="24"/>
          <w:szCs w:val="24"/>
        </w:rPr>
      </w:pPr>
      <w:r>
        <w:rPr>
          <w:rFonts w:ascii="Times New Roman" w:eastAsia="Calibri" w:hAnsi="Times New Roman" w:cs="Times New Roman"/>
          <w:b/>
          <w:bCs/>
          <w:sz w:val="24"/>
          <w:szCs w:val="24"/>
        </w:rPr>
        <w:t>De a</w:t>
      </w:r>
      <w:r w:rsidRPr="00677374">
        <w:rPr>
          <w:rFonts w:ascii="Times New Roman" w:eastAsia="Calibri" w:hAnsi="Times New Roman" w:cs="Times New Roman"/>
          <w:b/>
          <w:bCs/>
          <w:sz w:val="24"/>
          <w:szCs w:val="24"/>
        </w:rPr>
        <w:t xml:space="preserve"> </w:t>
      </w:r>
      <w:r w:rsidR="00677374" w:rsidRPr="00677374">
        <w:rPr>
          <w:rFonts w:ascii="Times New Roman" w:eastAsia="Calibri" w:hAnsi="Times New Roman" w:cs="Times New Roman"/>
          <w:b/>
          <w:bCs/>
          <w:sz w:val="24"/>
          <w:szCs w:val="24"/>
        </w:rPr>
        <w:t xml:space="preserve">nu fi supus luării automate a deciziilor </w:t>
      </w:r>
      <w:r w:rsidR="00677374" w:rsidRPr="00677374">
        <w:rPr>
          <w:rFonts w:ascii="Times New Roman" w:eastAsia="Calibri" w:hAnsi="Times New Roman" w:cs="Times New Roman"/>
          <w:sz w:val="24"/>
          <w:szCs w:val="24"/>
        </w:rPr>
        <w:t>(art. 22) care să producă efecte juridice sau similare semnificative,</w:t>
      </w:r>
    </w:p>
    <w:p w14:paraId="36252BF8"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Retrageți consimțământul </w:t>
      </w:r>
      <w:r w:rsidRPr="00677374">
        <w:rPr>
          <w:rFonts w:ascii="Times New Roman" w:eastAsia="Calibri" w:hAnsi="Times New Roman" w:cs="Times New Roman"/>
          <w:sz w:val="24"/>
          <w:szCs w:val="24"/>
        </w:rPr>
        <w:t>oricând, atunci când prelucrarea se bazează pe consimțământ (fără a afecta legalitatea procesării anterioare).</w:t>
      </w:r>
    </w:p>
    <w:p w14:paraId="4B149F30" w14:textId="1060E22B" w:rsidR="00677374" w:rsidRPr="00677374" w:rsidRDefault="00F778F7" w:rsidP="00F850F9">
      <w:pPr>
        <w:spacing w:after="120" w:line="300" w:lineRule="auto"/>
        <w:jc w:val="both"/>
        <w:rPr>
          <w:rFonts w:ascii="Times New Roman" w:hAnsi="Times New Roman"/>
          <w:szCs w:val="24"/>
        </w:rPr>
      </w:pPr>
      <w:r>
        <w:rPr>
          <w:rFonts w:ascii="Times New Roman" w:eastAsia="Calibri" w:hAnsi="Times New Roman"/>
          <w:b/>
          <w:bCs/>
          <w:szCs w:val="24"/>
        </w:rPr>
        <w:t>Cum îți</w:t>
      </w:r>
      <w:r w:rsidRPr="00677374">
        <w:rPr>
          <w:rFonts w:ascii="Times New Roman" w:eastAsia="Calibri" w:hAnsi="Times New Roman"/>
          <w:b/>
          <w:bCs/>
          <w:szCs w:val="24"/>
        </w:rPr>
        <w:t xml:space="preserve"> </w:t>
      </w:r>
      <w:r w:rsidR="00677374" w:rsidRPr="00677374">
        <w:rPr>
          <w:rFonts w:ascii="Times New Roman" w:eastAsia="Calibri" w:hAnsi="Times New Roman"/>
          <w:b/>
          <w:bCs/>
          <w:szCs w:val="24"/>
        </w:rPr>
        <w:t>exerci</w:t>
      </w:r>
      <w:r>
        <w:rPr>
          <w:rFonts w:ascii="Times New Roman" w:eastAsia="Calibri" w:hAnsi="Times New Roman"/>
          <w:b/>
          <w:bCs/>
          <w:szCs w:val="24"/>
        </w:rPr>
        <w:t>ț</w:t>
      </w:r>
      <w:r w:rsidR="00677374" w:rsidRPr="00677374">
        <w:rPr>
          <w:rFonts w:ascii="Times New Roman" w:eastAsia="Calibri" w:hAnsi="Times New Roman"/>
          <w:b/>
          <w:bCs/>
          <w:szCs w:val="24"/>
        </w:rPr>
        <w:t xml:space="preserve">i drepturile. </w:t>
      </w:r>
      <w:r w:rsidR="00677374" w:rsidRPr="00677374">
        <w:rPr>
          <w:rFonts w:ascii="Times New Roman" w:eastAsia="Calibri" w:hAnsi="Times New Roman"/>
          <w:szCs w:val="24"/>
        </w:rPr>
        <w:t>P</w:t>
      </w:r>
      <w:r>
        <w:rPr>
          <w:rFonts w:ascii="Times New Roman" w:eastAsia="Calibri" w:hAnsi="Times New Roman"/>
          <w:szCs w:val="24"/>
        </w:rPr>
        <w:t>o</w:t>
      </w:r>
      <w:r w:rsidR="00677374" w:rsidRPr="00677374">
        <w:rPr>
          <w:rFonts w:ascii="Times New Roman" w:eastAsia="Calibri" w:hAnsi="Times New Roman"/>
          <w:szCs w:val="24"/>
        </w:rPr>
        <w:t xml:space="preserve">ți trimite o cerere contactându-ne la </w:t>
      </w:r>
      <w:r w:rsidR="00677374" w:rsidRPr="00677374">
        <w:rPr>
          <w:rFonts w:ascii="Times New Roman" w:eastAsia="Calibri" w:hAnsi="Times New Roman"/>
          <w:b/>
          <w:bCs/>
          <w:szCs w:val="24"/>
        </w:rPr>
        <w:t>info@siskon.ro</w:t>
      </w:r>
      <w:r w:rsidR="00677374" w:rsidRPr="00677374">
        <w:rPr>
          <w:rFonts w:ascii="Times New Roman" w:eastAsia="Calibri" w:hAnsi="Times New Roman"/>
          <w:szCs w:val="24"/>
        </w:rPr>
        <w:t xml:space="preserve"> sau prin poștă la adresa din Secțiunea 11. Vom răspunde solicitării dumneavoastră în </w:t>
      </w:r>
      <w:r w:rsidR="00677374" w:rsidRPr="00677374">
        <w:rPr>
          <w:rFonts w:ascii="Times New Roman" w:eastAsia="Calibri" w:hAnsi="Times New Roman"/>
          <w:b/>
          <w:bCs/>
          <w:szCs w:val="24"/>
        </w:rPr>
        <w:t>termen de o (1) lună</w:t>
      </w:r>
      <w:r w:rsidR="00677374" w:rsidRPr="00677374">
        <w:rPr>
          <w:rFonts w:ascii="Times New Roman" w:eastAsia="Calibri" w:hAnsi="Times New Roman"/>
          <w:szCs w:val="24"/>
        </w:rPr>
        <w:t xml:space="preserve"> de la primire; această perioadă poate fi prelungită cu încă două luni, dacă este necesar, ținând cont de complexitatea și numărul solicitărilor.</w:t>
      </w:r>
    </w:p>
    <w:p w14:paraId="712BC2F6" w14:textId="435A6171"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Depun</w:t>
      </w:r>
      <w:r w:rsidR="00F778F7">
        <w:rPr>
          <w:rFonts w:ascii="Times New Roman" w:eastAsia="Calibri" w:hAnsi="Times New Roman"/>
          <w:b/>
          <w:bCs/>
          <w:szCs w:val="24"/>
        </w:rPr>
        <w:t>e</w:t>
      </w:r>
      <w:r w:rsidRPr="00677374">
        <w:rPr>
          <w:rFonts w:ascii="Times New Roman" w:eastAsia="Calibri" w:hAnsi="Times New Roman"/>
          <w:b/>
          <w:bCs/>
          <w:szCs w:val="24"/>
        </w:rPr>
        <w:t xml:space="preserve"> o plângere. </w:t>
      </w:r>
      <w:r w:rsidRPr="00677374">
        <w:rPr>
          <w:rFonts w:ascii="Times New Roman" w:eastAsia="Calibri" w:hAnsi="Times New Roman"/>
          <w:szCs w:val="24"/>
        </w:rPr>
        <w:t xml:space="preserve">De asemenea, </w:t>
      </w:r>
      <w:r w:rsidR="00F778F7">
        <w:rPr>
          <w:rFonts w:ascii="Times New Roman" w:eastAsia="Calibri" w:hAnsi="Times New Roman"/>
          <w:szCs w:val="24"/>
        </w:rPr>
        <w:t>ai</w:t>
      </w:r>
      <w:r w:rsidR="00F778F7" w:rsidRPr="00677374">
        <w:rPr>
          <w:rFonts w:ascii="Times New Roman" w:eastAsia="Calibri" w:hAnsi="Times New Roman"/>
          <w:szCs w:val="24"/>
        </w:rPr>
        <w:t xml:space="preserve"> </w:t>
      </w:r>
      <w:r w:rsidRPr="00677374">
        <w:rPr>
          <w:rFonts w:ascii="Times New Roman" w:eastAsia="Calibri" w:hAnsi="Times New Roman"/>
          <w:szCs w:val="24"/>
        </w:rPr>
        <w:t>dreptul să depu</w:t>
      </w:r>
      <w:r w:rsidR="00F778F7">
        <w:rPr>
          <w:rFonts w:ascii="Times New Roman" w:eastAsia="Calibri" w:hAnsi="Times New Roman"/>
          <w:szCs w:val="24"/>
        </w:rPr>
        <w:t>i</w:t>
      </w:r>
      <w:r w:rsidRPr="00677374">
        <w:rPr>
          <w:rFonts w:ascii="Times New Roman" w:eastAsia="Calibri" w:hAnsi="Times New Roman"/>
          <w:szCs w:val="24"/>
        </w:rPr>
        <w:t xml:space="preserve"> o plângere la Autoritatea Națională de Supraveghere a Datelor Personale (ANSPDCP), B-dul G-ral. Gheorghe Magheru 28-30, Sectorul 1, București, www.dataprotection.ro, sau la autoritatea de supraveghere a reședinței dumneavoastră obișnuite, locului de muncă sau locului presupusei încălcări.</w:t>
      </w:r>
    </w:p>
    <w:p w14:paraId="36E33EFE"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10. Controale pentru funcțiile Do-Not-Track</w:t>
      </w:r>
    </w:p>
    <w:p w14:paraId="46F47834"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Majoritatea browserelor web și unele sisteme de operare mobile includ o funcție Do-Not-Track ("DNT") pe care o poți activa pentru a-ți semnala preferința de confidențialitate de a nu monitoriza activitatea de navigare online. În această etapă, nu a fost finalizat niciun standard tehnologic uniform pentru recunoașterea și implementarea semnalelor DNT. Ca urmare, în prezent nu răspundem semnalelor browserului DNT. Dacă în viitor va fi adoptat un standard pe care trebuie să-l respectăm, vă vom informa într-o versiune revizuită a acestei Politici de confidențialitate.</w:t>
      </w:r>
    </w:p>
    <w:p w14:paraId="2BB44C3E"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11. Cum ne puteți contacta în legătură cu această notificare?</w:t>
      </w:r>
    </w:p>
    <w:p w14:paraId="3EDDA8D6"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Dacă aveți întrebări sau comentarii despre această Politică de Confidențialitate, vă rugăm să ne contactați:</w:t>
      </w:r>
    </w:p>
    <w:p w14:paraId="58A2EA10" w14:textId="77777777" w:rsidR="00677374" w:rsidRPr="00677374" w:rsidRDefault="00677374" w:rsidP="00F850F9">
      <w:pPr>
        <w:spacing w:after="80"/>
        <w:jc w:val="both"/>
        <w:rPr>
          <w:rFonts w:ascii="Times New Roman" w:hAnsi="Times New Roman"/>
          <w:szCs w:val="24"/>
        </w:rPr>
      </w:pPr>
    </w:p>
    <w:p w14:paraId="7CFA5D39" w14:textId="252EDE68" w:rsidR="00677374" w:rsidRPr="00677374" w:rsidRDefault="00F02EE9" w:rsidP="00F850F9">
      <w:pPr>
        <w:spacing w:after="120" w:line="300" w:lineRule="auto"/>
        <w:jc w:val="both"/>
        <w:rPr>
          <w:rFonts w:ascii="Times New Roman" w:hAnsi="Times New Roman"/>
          <w:szCs w:val="24"/>
        </w:rPr>
      </w:pPr>
      <w:r>
        <w:rPr>
          <w:rFonts w:ascii="Times New Roman" w:eastAsia="Calibri" w:hAnsi="Times New Roman"/>
          <w:b/>
          <w:bCs/>
          <w:szCs w:val="24"/>
        </w:rPr>
        <w:t>Operator de date</w:t>
      </w:r>
      <w:r w:rsidR="00677374" w:rsidRPr="00677374">
        <w:rPr>
          <w:rFonts w:ascii="Times New Roman" w:eastAsia="Calibri" w:hAnsi="Times New Roman"/>
          <w:b/>
          <w:bCs/>
          <w:szCs w:val="24"/>
        </w:rPr>
        <w:t xml:space="preserve">: </w:t>
      </w:r>
      <w:r w:rsidR="00677374" w:rsidRPr="00677374">
        <w:rPr>
          <w:rFonts w:ascii="Times New Roman" w:eastAsia="Calibri" w:hAnsi="Times New Roman"/>
          <w:szCs w:val="24"/>
        </w:rPr>
        <w:t>Siskon Software &amp; Automation S.R.L.</w:t>
      </w:r>
    </w:p>
    <w:p w14:paraId="65E71287" w14:textId="77777777" w:rsidR="00F02EE9" w:rsidRPr="00677374" w:rsidRDefault="00F02EE9" w:rsidP="00F02EE9">
      <w:pPr>
        <w:spacing w:after="120" w:line="300" w:lineRule="auto"/>
        <w:jc w:val="both"/>
        <w:rPr>
          <w:rFonts w:ascii="Times New Roman" w:hAnsi="Times New Roman"/>
          <w:szCs w:val="24"/>
        </w:rPr>
      </w:pPr>
      <w:r>
        <w:rPr>
          <w:rFonts w:ascii="Times New Roman" w:eastAsia="Calibri" w:hAnsi="Times New Roman"/>
          <w:b/>
          <w:bCs/>
          <w:szCs w:val="24"/>
        </w:rPr>
        <w:t>Sediu Social</w:t>
      </w:r>
      <w:r w:rsidRPr="00677374">
        <w:rPr>
          <w:rFonts w:ascii="Times New Roman" w:eastAsia="Calibri" w:hAnsi="Times New Roman"/>
          <w:b/>
          <w:bCs/>
          <w:szCs w:val="24"/>
        </w:rPr>
        <w:t xml:space="preserve">: </w:t>
      </w:r>
      <w:r w:rsidRPr="00677374">
        <w:rPr>
          <w:rFonts w:ascii="Times New Roman" w:eastAsia="Calibri" w:hAnsi="Times New Roman"/>
          <w:szCs w:val="24"/>
        </w:rPr>
        <w:t xml:space="preserve">Str. Turnului Nr.5, </w:t>
      </w:r>
      <w:r>
        <w:rPr>
          <w:rFonts w:ascii="Times New Roman" w:eastAsia="Calibri" w:hAnsi="Times New Roman"/>
          <w:szCs w:val="24"/>
        </w:rPr>
        <w:t xml:space="preserve">Cladirea </w:t>
      </w:r>
      <w:r w:rsidRPr="00677374">
        <w:rPr>
          <w:rFonts w:ascii="Times New Roman" w:eastAsia="Calibri" w:hAnsi="Times New Roman"/>
          <w:szCs w:val="24"/>
        </w:rPr>
        <w:t>M.U.M., S</w:t>
      </w:r>
      <w:r>
        <w:rPr>
          <w:rFonts w:ascii="Times New Roman" w:eastAsia="Calibri" w:hAnsi="Times New Roman"/>
          <w:szCs w:val="24"/>
        </w:rPr>
        <w:t>cara</w:t>
      </w:r>
      <w:r w:rsidRPr="00677374">
        <w:rPr>
          <w:rFonts w:ascii="Times New Roman" w:eastAsia="Calibri" w:hAnsi="Times New Roman"/>
          <w:szCs w:val="24"/>
        </w:rPr>
        <w:t xml:space="preserve"> 3, </w:t>
      </w:r>
      <w:r>
        <w:rPr>
          <w:rFonts w:ascii="Times New Roman" w:eastAsia="Calibri" w:hAnsi="Times New Roman"/>
          <w:szCs w:val="24"/>
        </w:rPr>
        <w:t>Etaj</w:t>
      </w:r>
      <w:r w:rsidRPr="00677374">
        <w:rPr>
          <w:rFonts w:ascii="Times New Roman" w:eastAsia="Calibri" w:hAnsi="Times New Roman"/>
          <w:szCs w:val="24"/>
        </w:rPr>
        <w:t xml:space="preserve"> 2, </w:t>
      </w:r>
      <w:r>
        <w:rPr>
          <w:rFonts w:ascii="Times New Roman" w:eastAsia="Calibri" w:hAnsi="Times New Roman"/>
          <w:szCs w:val="24"/>
        </w:rPr>
        <w:t>Birou</w:t>
      </w:r>
      <w:r w:rsidRPr="00677374">
        <w:rPr>
          <w:rFonts w:ascii="Times New Roman" w:eastAsia="Calibri" w:hAnsi="Times New Roman"/>
          <w:szCs w:val="24"/>
        </w:rPr>
        <w:t xml:space="preserve"> 5, 500152 Brașov, Romania</w:t>
      </w:r>
    </w:p>
    <w:p w14:paraId="7C9B9BE8"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Nr. de registru comercial: </w:t>
      </w:r>
      <w:r w:rsidRPr="00677374">
        <w:rPr>
          <w:rFonts w:ascii="Times New Roman" w:eastAsia="Calibri" w:hAnsi="Times New Roman"/>
          <w:szCs w:val="24"/>
        </w:rPr>
        <w:t>J2024006055402</w:t>
      </w:r>
    </w:p>
    <w:p w14:paraId="78B90638"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TVA (CIF): </w:t>
      </w:r>
      <w:r w:rsidRPr="00677374">
        <w:rPr>
          <w:rFonts w:ascii="Times New Roman" w:eastAsia="Calibri" w:hAnsi="Times New Roman"/>
          <w:szCs w:val="24"/>
        </w:rPr>
        <w:t>RO49803550</w:t>
      </w:r>
    </w:p>
    <w:p w14:paraId="6D3084C2"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E-mail: </w:t>
      </w:r>
      <w:r w:rsidRPr="00677374">
        <w:rPr>
          <w:rFonts w:ascii="Times New Roman" w:eastAsia="Calibri" w:hAnsi="Times New Roman"/>
          <w:szCs w:val="24"/>
        </w:rPr>
        <w:t>info@siskon.ro</w:t>
      </w:r>
    </w:p>
    <w:p w14:paraId="7961EE66"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Autoritatea de supraveghere: </w:t>
      </w:r>
      <w:r w:rsidRPr="00677374">
        <w:rPr>
          <w:rFonts w:ascii="Times New Roman" w:eastAsia="Calibri" w:hAnsi="Times New Roman"/>
          <w:szCs w:val="24"/>
        </w:rPr>
        <w:t>ANSPDCP – www.dataprotection.ro</w:t>
      </w:r>
    </w:p>
    <w:p w14:paraId="3D03BCDC"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12. Actualizări ale acestei notificări</w:t>
      </w:r>
    </w:p>
    <w:p w14:paraId="53711CDC"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lastRenderedPageBreak/>
        <w:t>Este posibil să actualizăm această Politică de confidențialitate periodic pentru a rămâne conformi cu legile relevante. Versiunea actualizată va fi indicată cu o dată "Revizuită" actualizată și va intra în vigoare imediat ce va fi accesibilă. Atunci când modificările sunt relevante, vă vom notifica prin postarea vizibilă a unei notificări pe site sau prin trimiterea unei notificări directe.</w:t>
      </w:r>
    </w:p>
    <w:p w14:paraId="356D1511" w14:textId="77777777" w:rsidR="00677374" w:rsidRPr="00677374" w:rsidRDefault="00677374" w:rsidP="00F850F9">
      <w:pPr>
        <w:spacing w:after="80"/>
        <w:jc w:val="both"/>
        <w:rPr>
          <w:rFonts w:ascii="Times New Roman" w:hAnsi="Times New Roman"/>
          <w:szCs w:val="24"/>
        </w:rPr>
      </w:pPr>
    </w:p>
    <w:p w14:paraId="34CDEB4B"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Data intrării în vigoare: </w:t>
      </w:r>
      <w:r w:rsidRPr="00677374">
        <w:rPr>
          <w:rFonts w:ascii="Times New Roman" w:eastAsia="Calibri" w:hAnsi="Times New Roman"/>
          <w:szCs w:val="24"/>
        </w:rPr>
        <w:t xml:space="preserve">.../.../......      </w:t>
      </w:r>
      <w:r w:rsidRPr="00677374">
        <w:rPr>
          <w:rFonts w:ascii="Times New Roman" w:eastAsia="Calibri" w:hAnsi="Times New Roman"/>
          <w:b/>
          <w:bCs/>
          <w:szCs w:val="24"/>
        </w:rPr>
        <w:t xml:space="preserve">Versiune: </w:t>
      </w:r>
      <w:r w:rsidRPr="00677374">
        <w:rPr>
          <w:rFonts w:ascii="Times New Roman" w:eastAsia="Calibri" w:hAnsi="Times New Roman"/>
          <w:szCs w:val="24"/>
        </w:rPr>
        <w:t>3.0</w:t>
      </w:r>
    </w:p>
    <w:p w14:paraId="4677E57F" w14:textId="532A53B0" w:rsidR="00B56497" w:rsidRPr="00677374" w:rsidRDefault="00B56497" w:rsidP="00F850F9">
      <w:pPr>
        <w:jc w:val="both"/>
        <w:rPr>
          <w:rFonts w:ascii="Times New Roman" w:hAnsi="Times New Roman"/>
          <w:szCs w:val="24"/>
        </w:rPr>
      </w:pPr>
    </w:p>
    <w:sectPr w:rsidR="00B56497" w:rsidRPr="00677374" w:rsidSect="006D256A">
      <w:headerReference w:type="even" r:id="rId11"/>
      <w:headerReference w:type="default" r:id="rId12"/>
      <w:footerReference w:type="default" r:id="rId13"/>
      <w:headerReference w:type="first" r:id="rId14"/>
      <w:type w:val="continuous"/>
      <w:pgSz w:w="11906" w:h="16838" w:code="9"/>
      <w:pgMar w:top="1440" w:right="1440" w:bottom="1440" w:left="1440" w:header="288"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5C14D" w14:textId="77777777" w:rsidR="00E47B3A" w:rsidRDefault="00E47B3A" w:rsidP="000C44BA">
      <w:r>
        <w:separator/>
      </w:r>
    </w:p>
  </w:endnote>
  <w:endnote w:type="continuationSeparator" w:id="0">
    <w:p w14:paraId="086F19E1" w14:textId="77777777" w:rsidR="00E47B3A" w:rsidRDefault="00E47B3A" w:rsidP="000C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Rounded MT Bold">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A923" w14:textId="47E21872" w:rsidR="000C44BA" w:rsidRPr="00DA77EC" w:rsidRDefault="007459E9" w:rsidP="00AD67CA">
    <w:pPr>
      <w:pStyle w:val="Footer"/>
      <w:rPr>
        <w:noProof/>
        <w:sz w:val="20"/>
        <w:szCs w:val="20"/>
        <w:lang w:val="ro-RO"/>
      </w:rPr>
    </w:pPr>
    <w:r w:rsidRPr="00DA77EC">
      <w:rPr>
        <w:noProof/>
      </w:rPr>
      <w:drawing>
        <wp:anchor distT="0" distB="0" distL="114300" distR="114300" simplePos="0" relativeHeight="251663360" behindDoc="0" locked="0" layoutInCell="1" allowOverlap="1" wp14:anchorId="279DF9C1" wp14:editId="1336D17D">
          <wp:simplePos x="0" y="0"/>
          <wp:positionH relativeFrom="column">
            <wp:posOffset>-161290</wp:posOffset>
          </wp:positionH>
          <wp:positionV relativeFrom="paragraph">
            <wp:posOffset>-27305</wp:posOffset>
          </wp:positionV>
          <wp:extent cx="152280" cy="205200"/>
          <wp:effectExtent l="0" t="0" r="635" b="4445"/>
          <wp:wrapNone/>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280" cy="20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76FC" w:rsidRPr="00DA77EC">
      <w:rPr>
        <w:sz w:val="20"/>
        <w:szCs w:val="20"/>
      </w:rPr>
      <w:t xml:space="preserve"> </w:t>
    </w:r>
    <w:r w:rsidR="00AD67CA" w:rsidRPr="00E6042A">
      <w:rPr>
        <w:noProof/>
        <w:sz w:val="20"/>
        <w:szCs w:val="20"/>
      </w:rPr>
      <w:t xml:space="preserve">Str. Turnului  Nr. </w:t>
    </w:r>
    <w:r w:rsidR="00C9259F">
      <w:rPr>
        <w:noProof/>
        <w:sz w:val="20"/>
        <w:szCs w:val="20"/>
      </w:rPr>
      <w:t>2</w:t>
    </w:r>
    <w:r w:rsidR="00AD67CA" w:rsidRPr="00E6042A">
      <w:rPr>
        <w:noProof/>
        <w:sz w:val="20"/>
        <w:szCs w:val="20"/>
      </w:rPr>
      <w:t>5, Cladirea M.U.M. Scara 3, Etajul 2,  Biroul 5, 500153, Brasov/ Romania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022C3" w14:textId="77777777" w:rsidR="00E47B3A" w:rsidRDefault="00E47B3A" w:rsidP="000C44BA">
      <w:r>
        <w:separator/>
      </w:r>
    </w:p>
  </w:footnote>
  <w:footnote w:type="continuationSeparator" w:id="0">
    <w:p w14:paraId="291C52A9" w14:textId="77777777" w:rsidR="00E47B3A" w:rsidRDefault="00E47B3A" w:rsidP="000C4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4AED" w14:textId="17BAFE3F" w:rsidR="00332EF6" w:rsidRDefault="00E47B3A">
    <w:pPr>
      <w:pStyle w:val="Header"/>
    </w:pPr>
    <w:r>
      <w:rPr>
        <w:noProof/>
      </w:rPr>
      <w:pict w14:anchorId="7BB866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2" o:spid="_x0000_s1029" type="#_x0000_t75" style="position:absolute;margin-left:0;margin-top:0;width:467.9pt;height:290.85pt;z-index:-251651072;mso-position-horizontal:center;mso-position-horizontal-relative:margin;mso-position-vertical:center;mso-position-vertical-relative:margin" o:allowincell="f">
          <v:imagedata r:id="rId1" o:title="ç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0B83" w14:textId="2FA69D76" w:rsidR="000C44BA" w:rsidRDefault="00DA77EC" w:rsidP="00BF1960">
    <w:pPr>
      <w:pStyle w:val="Header"/>
      <w:tabs>
        <w:tab w:val="clear" w:pos="4680"/>
        <w:tab w:val="clear" w:pos="9360"/>
        <w:tab w:val="left" w:pos="3930"/>
      </w:tabs>
    </w:pPr>
    <w:r>
      <w:rPr>
        <w:noProof/>
      </w:rPr>
      <mc:AlternateContent>
        <mc:Choice Requires="wps">
          <w:drawing>
            <wp:anchor distT="45720" distB="45720" distL="114300" distR="114300" simplePos="0" relativeHeight="251659264" behindDoc="0" locked="0" layoutInCell="1" allowOverlap="1" wp14:anchorId="7BE4D6E5" wp14:editId="2830A360">
              <wp:simplePos x="0" y="0"/>
              <wp:positionH relativeFrom="margin">
                <wp:posOffset>3705225</wp:posOffset>
              </wp:positionH>
              <wp:positionV relativeFrom="paragraph">
                <wp:posOffset>-1905</wp:posOffset>
              </wp:positionV>
              <wp:extent cx="1999615" cy="657225"/>
              <wp:effectExtent l="0" t="0" r="63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9615" cy="657225"/>
                      </a:xfrm>
                      <a:prstGeom prst="rect">
                        <a:avLst/>
                      </a:prstGeom>
                      <a:solidFill>
                        <a:srgbClr val="FFFFFF"/>
                      </a:solidFill>
                      <a:ln w="9525">
                        <a:noFill/>
                        <a:miter lim="800000"/>
                        <a:headEnd/>
                        <a:tailEnd/>
                      </a:ln>
                    </wps:spPr>
                    <wps:txbx>
                      <w:txbxContent>
                        <w:p w14:paraId="7CA2DDA9" w14:textId="5311725D" w:rsidR="00AD67CA" w:rsidRPr="00027A74" w:rsidRDefault="00AD67CA" w:rsidP="00AD67CA">
                          <w:pPr>
                            <w:spacing w:after="80"/>
                            <w:rPr>
                              <w:rFonts w:cstheme="minorHAnsi"/>
                              <w:sz w:val="18"/>
                              <w:szCs w:val="18"/>
                            </w:rPr>
                          </w:pPr>
                          <w:r>
                            <w:rPr>
                              <w:rFonts w:cstheme="minorHAnsi"/>
                              <w:sz w:val="18"/>
                              <w:szCs w:val="18"/>
                            </w:rPr>
                            <w:t xml:space="preserve">  +40 (368) 402 002/ +40 (723) 269 742</w:t>
                          </w:r>
                        </w:p>
                        <w:p w14:paraId="6DB31EA8" w14:textId="64FEDB37" w:rsidR="007459E9" w:rsidRPr="00ED6A7F" w:rsidRDefault="00DA77EC" w:rsidP="007459E9">
                          <w:pPr>
                            <w:spacing w:after="80"/>
                            <w:jc w:val="right"/>
                            <w:rPr>
                              <w:rFonts w:asciiTheme="minorHAnsi" w:hAnsiTheme="minorHAnsi" w:cstheme="minorHAnsi"/>
                              <w:sz w:val="18"/>
                              <w:szCs w:val="18"/>
                            </w:rPr>
                          </w:pPr>
                          <w:r>
                            <w:rPr>
                              <w:rFonts w:asciiTheme="minorHAnsi" w:hAnsiTheme="minorHAnsi" w:cstheme="minorHAnsi"/>
                              <w:sz w:val="18"/>
                              <w:szCs w:val="18"/>
                            </w:rPr>
                            <w:t xml:space="preserve">sales@siskon.ro  </w:t>
                          </w:r>
                        </w:p>
                        <w:p w14:paraId="0BAC01C7" w14:textId="53E10A06" w:rsidR="003D651E"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www.siskon.ro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E4D6E5" id="_x0000_t202" coordsize="21600,21600" o:spt="202" path="m,l,21600r21600,l21600,xe">
              <v:stroke joinstyle="miter"/>
              <v:path gradientshapeok="t" o:connecttype="rect"/>
            </v:shapetype>
            <v:shape id="Text Box 2" o:spid="_x0000_s1026" type="#_x0000_t202" style="position:absolute;margin-left:291.75pt;margin-top:-.15pt;width:157.45pt;height:5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" stroked="f">
              <v:textbox>
                <w:txbxContent>
                  <w:p w14:paraId="7CA2DDA9" w14:textId="5311725D" w:rsidR="00AD67CA" w:rsidRPr="00027A74" w:rsidRDefault="00AD67CA" w:rsidP="00AD67CA">
                    <w:pPr>
                      <w:spacing w:after="80"/>
                      <w:rPr>
                        <w:rFonts w:cstheme="minorHAnsi"/>
                        <w:sz w:val="18"/>
                        <w:szCs w:val="18"/>
                      </w:rPr>
                    </w:pPr>
                    <w:r>
                      <w:rPr>
                        <w:rFonts w:cstheme="minorHAnsi"/>
                        <w:sz w:val="18"/>
                        <w:szCs w:val="18"/>
                      </w:rPr>
                      <w:t xml:space="preserve">  +40 (368) 402 002/ +40 (723) 269 742</w:t>
                    </w:r>
                  </w:p>
                  <w:p w14:paraId="6DB31EA8" w14:textId="64FEDB37" w:rsidR="007459E9" w:rsidRPr="00ED6A7F" w:rsidRDefault="00DA77EC" w:rsidP="007459E9">
                    <w:pPr>
                      <w:spacing w:after="80"/>
                      <w:jc w:val="right"/>
                      <w:rPr>
                        <w:rFonts w:asciiTheme="minorHAnsi" w:hAnsiTheme="minorHAnsi" w:cstheme="minorHAnsi"/>
                        <w:sz w:val="18"/>
                        <w:szCs w:val="18"/>
                      </w:rPr>
                    </w:pPr>
                    <w:r>
                      <w:rPr>
                        <w:rFonts w:asciiTheme="minorHAnsi" w:hAnsiTheme="minorHAnsi" w:cstheme="minorHAnsi"/>
                        <w:sz w:val="18"/>
                        <w:szCs w:val="18"/>
                      </w:rPr>
                      <w:t xml:space="preserve">sales@siskon.ro  </w:t>
                    </w:r>
                  </w:p>
                  <w:p w14:paraId="0BAC01C7" w14:textId="53E10A06" w:rsidR="003D651E"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www.siskon.ro  </w:t>
                    </w:r>
                  </w:p>
                </w:txbxContent>
              </v:textbox>
              <w10:wrap type="square" anchorx="margin"/>
            </v:shape>
          </w:pict>
        </mc:Fallback>
      </mc:AlternateContent>
    </w:r>
    <w:r w:rsidR="0008182C">
      <w:rPr>
        <w:noProof/>
      </w:rPr>
      <w:drawing>
        <wp:anchor distT="0" distB="0" distL="114300" distR="114300" simplePos="0" relativeHeight="251672576" behindDoc="0" locked="0" layoutInCell="1" allowOverlap="1" wp14:anchorId="26304E20" wp14:editId="04373A5C">
          <wp:simplePos x="0" y="0"/>
          <wp:positionH relativeFrom="column">
            <wp:posOffset>-223032</wp:posOffset>
          </wp:positionH>
          <wp:positionV relativeFrom="paragraph">
            <wp:posOffset>-577850</wp:posOffset>
          </wp:positionV>
          <wp:extent cx="2151185" cy="1750852"/>
          <wp:effectExtent l="0" t="0" r="1905" b="0"/>
          <wp:wrapNone/>
          <wp:docPr id="16758428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2862" name="Graphic 167584286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151185" cy="1750852"/>
                  </a:xfrm>
                  <a:prstGeom prst="rect">
                    <a:avLst/>
                  </a:prstGeom>
                </pic:spPr>
              </pic:pic>
            </a:graphicData>
          </a:graphic>
          <wp14:sizeRelH relativeFrom="margin">
            <wp14:pctWidth>0</wp14:pctWidth>
          </wp14:sizeRelH>
          <wp14:sizeRelV relativeFrom="margin">
            <wp14:pctHeight>0</wp14:pctHeight>
          </wp14:sizeRelV>
        </wp:anchor>
      </w:drawing>
    </w:r>
    <w:r w:rsidR="00020341">
      <w:rPr>
        <w:noProof/>
      </w:rPr>
      <w:drawing>
        <wp:anchor distT="0" distB="0" distL="114300" distR="114300" simplePos="0" relativeHeight="251660288" behindDoc="0" locked="0" layoutInCell="1" allowOverlap="1" wp14:anchorId="047ED103" wp14:editId="7DCD33A6">
          <wp:simplePos x="0" y="0"/>
          <wp:positionH relativeFrom="rightMargin">
            <wp:posOffset>-23799</wp:posOffset>
          </wp:positionH>
          <wp:positionV relativeFrom="paragraph">
            <wp:posOffset>45085</wp:posOffset>
          </wp:positionV>
          <wp:extent cx="165100" cy="157480"/>
          <wp:effectExtent l="0" t="0" r="6350" b="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5100" cy="15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1960">
      <w:tab/>
    </w:r>
  </w:p>
  <w:p w14:paraId="105F6334" w14:textId="5774767D" w:rsidR="00ED1BFB" w:rsidRDefault="00020341">
    <w:pPr>
      <w:pStyle w:val="Header"/>
    </w:pPr>
    <w:r>
      <w:rPr>
        <w:noProof/>
      </w:rPr>
      <w:drawing>
        <wp:anchor distT="0" distB="0" distL="114300" distR="114300" simplePos="0" relativeHeight="251662336" behindDoc="0" locked="0" layoutInCell="1" allowOverlap="1" wp14:anchorId="1C980FD9" wp14:editId="58811924">
          <wp:simplePos x="0" y="0"/>
          <wp:positionH relativeFrom="rightMargin">
            <wp:posOffset>-3175</wp:posOffset>
          </wp:positionH>
          <wp:positionV relativeFrom="paragraph">
            <wp:posOffset>261620</wp:posOffset>
          </wp:positionV>
          <wp:extent cx="151765" cy="145415"/>
          <wp:effectExtent l="0" t="0" r="635" b="6985"/>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1765" cy="145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891C445" wp14:editId="7B983664">
          <wp:simplePos x="0" y="0"/>
          <wp:positionH relativeFrom="margin">
            <wp:posOffset>5710886</wp:posOffset>
          </wp:positionH>
          <wp:positionV relativeFrom="paragraph">
            <wp:posOffset>71120</wp:posOffset>
          </wp:positionV>
          <wp:extent cx="166370" cy="133985"/>
          <wp:effectExtent l="0" t="0" r="5080"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 cy="133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7B3A">
      <w:rPr>
        <w:noProof/>
      </w:rPr>
      <w:pict w14:anchorId="57F518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3" o:spid="_x0000_s1030" type="#_x0000_t75" style="position:absolute;margin-left:-71.85pt;margin-top:124.5pt;width:661.8pt;height:411.4pt;z-index:-251650048;mso-position-horizontal-relative:margin;mso-position-vertical-relative:margin" o:allowincell="f">
          <v:imagedata r:id="rId6" o:title="ç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D605" w14:textId="146BB577" w:rsidR="00332EF6" w:rsidRDefault="00E47B3A">
    <w:pPr>
      <w:pStyle w:val="Header"/>
    </w:pPr>
    <w:r>
      <w:rPr>
        <w:noProof/>
      </w:rPr>
      <w:pict w14:anchorId="031D57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1" o:spid="_x0000_s1028" type="#_x0000_t75" style="position:absolute;margin-left:0;margin-top:0;width:467.9pt;height:290.85pt;z-index:-251652096;mso-position-horizontal:center;mso-position-horizontal-relative:margin;mso-position-vertical:center;mso-position-vertical-relative:margin" o:allowincell="f">
          <v:imagedata r:id="rId1" o:title="ç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C00"/>
    <w:multiLevelType w:val="multilevel"/>
    <w:tmpl w:val="BD142EB8"/>
    <w:lvl w:ilvl="0">
      <w:start w:val="1"/>
      <w:numFmt w:val="decimal"/>
      <w:pStyle w:val="Heading1"/>
      <w:lvlText w:val="%1."/>
      <w:lvlJc w:val="left"/>
      <w:pPr>
        <w:ind w:left="360" w:hanging="360"/>
      </w:pPr>
      <w:rPr>
        <w:rFonts w:ascii="Arial Rounded MT Bold" w:hAnsi="Arial Rounded MT Bold" w:hint="default"/>
        <w:sz w:val="28"/>
      </w:rPr>
    </w:lvl>
    <w:lvl w:ilvl="1">
      <w:start w:val="1"/>
      <w:numFmt w:val="decimal"/>
      <w:pStyle w:val="Heading2"/>
      <w:lvlText w:val="%1.%2."/>
      <w:lvlJc w:val="left"/>
      <w:pPr>
        <w:ind w:left="792" w:hanging="432"/>
      </w:pPr>
      <w:rPr>
        <w:rFonts w:ascii="Arial" w:hAnsi="Arial" w:cs="Arial" w:hint="default"/>
        <w:b/>
        <w:i w:val="0"/>
        <w:sz w:val="26"/>
      </w:rPr>
    </w:lvl>
    <w:lvl w:ilvl="2">
      <w:start w:val="1"/>
      <w:numFmt w:val="decimal"/>
      <w:pStyle w:val="Heading3"/>
      <w:lvlText w:val="%1.%2.%3."/>
      <w:lvlJc w:val="left"/>
      <w:pPr>
        <w:ind w:left="646" w:hanging="504"/>
      </w:pPr>
      <w:rPr>
        <w:rFonts w:ascii="Arial" w:hAnsi="Arial" w:cs="Arial" w:hint="default"/>
        <w:b/>
      </w:rPr>
    </w:lvl>
    <w:lvl w:ilvl="3">
      <w:start w:val="1"/>
      <w:numFmt w:val="decimal"/>
      <w:pStyle w:val="Heading4"/>
      <w:lvlText w:val="%1.%2.%3.%4."/>
      <w:lvlJc w:val="left"/>
      <w:pPr>
        <w:ind w:left="648" w:hanging="648"/>
      </w:pPr>
      <w:rPr>
        <w:rFonts w:ascii="Arial" w:hAnsi="Arial" w:cs="Arial" w:hint="default"/>
        <w:b/>
        <w:i w:val="0"/>
        <w:iCs w:val="0"/>
        <w: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0E5915"/>
    <w:multiLevelType w:val="hybridMultilevel"/>
    <w:tmpl w:val="BC884C06"/>
    <w:lvl w:ilvl="0" w:tplc="C1DC927A">
      <w:numFmt w:val="bullet"/>
      <w:lvlText w:val="•"/>
      <w:lvlJc w:val="left"/>
      <w:pPr>
        <w:ind w:left="1150" w:hanging="79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C38B5"/>
    <w:multiLevelType w:val="hybridMultilevel"/>
    <w:tmpl w:val="81807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53D42"/>
    <w:multiLevelType w:val="hybridMultilevel"/>
    <w:tmpl w:val="D5969182"/>
    <w:lvl w:ilvl="0" w:tplc="A474A43E">
      <w:start w:val="1"/>
      <w:numFmt w:val="decimal"/>
      <w:lvlText w:val="Ek %1."/>
      <w:lvlJc w:val="left"/>
      <w:pPr>
        <w:ind w:left="7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906819"/>
    <w:multiLevelType w:val="hybridMultilevel"/>
    <w:tmpl w:val="747299BE"/>
    <w:lvl w:ilvl="0" w:tplc="8CFC29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84B0D"/>
    <w:multiLevelType w:val="hybridMultilevel"/>
    <w:tmpl w:val="5C2EC0A0"/>
    <w:lvl w:ilvl="0" w:tplc="63C04758">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671B65"/>
    <w:multiLevelType w:val="hybridMultilevel"/>
    <w:tmpl w:val="7C706F72"/>
    <w:lvl w:ilvl="0" w:tplc="C4B4D1C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E70C38"/>
    <w:multiLevelType w:val="hybridMultilevel"/>
    <w:tmpl w:val="CBBEB03E"/>
    <w:lvl w:ilvl="0" w:tplc="BDCCDCDE">
      <w:start w:val="1"/>
      <w:numFmt w:val="bullet"/>
      <w:lvlText w:val="•"/>
      <w:lvlJc w:val="left"/>
      <w:pPr>
        <w:ind w:left="720" w:hanging="360"/>
      </w:pPr>
    </w:lvl>
    <w:lvl w:ilvl="1" w:tplc="DE5E4538">
      <w:numFmt w:val="decimal"/>
      <w:lvlText w:val=""/>
      <w:lvlJc w:val="left"/>
    </w:lvl>
    <w:lvl w:ilvl="2" w:tplc="D44880DC">
      <w:numFmt w:val="decimal"/>
      <w:lvlText w:val=""/>
      <w:lvlJc w:val="left"/>
    </w:lvl>
    <w:lvl w:ilvl="3" w:tplc="D6DC3298">
      <w:numFmt w:val="decimal"/>
      <w:lvlText w:val=""/>
      <w:lvlJc w:val="left"/>
    </w:lvl>
    <w:lvl w:ilvl="4" w:tplc="4D82E106">
      <w:numFmt w:val="decimal"/>
      <w:lvlText w:val=""/>
      <w:lvlJc w:val="left"/>
    </w:lvl>
    <w:lvl w:ilvl="5" w:tplc="5D0611DA">
      <w:numFmt w:val="decimal"/>
      <w:lvlText w:val=""/>
      <w:lvlJc w:val="left"/>
    </w:lvl>
    <w:lvl w:ilvl="6" w:tplc="5374E5E4">
      <w:numFmt w:val="decimal"/>
      <w:lvlText w:val=""/>
      <w:lvlJc w:val="left"/>
    </w:lvl>
    <w:lvl w:ilvl="7" w:tplc="E6EA3156">
      <w:numFmt w:val="decimal"/>
      <w:lvlText w:val=""/>
      <w:lvlJc w:val="left"/>
    </w:lvl>
    <w:lvl w:ilvl="8" w:tplc="22B259FA">
      <w:numFmt w:val="decimal"/>
      <w:lvlText w:val=""/>
      <w:lvlJc w:val="left"/>
    </w:lvl>
  </w:abstractNum>
  <w:num w:numId="1" w16cid:durableId="1406342038">
    <w:abstractNumId w:val="0"/>
  </w:num>
  <w:num w:numId="2" w16cid:durableId="1251425433">
    <w:abstractNumId w:val="3"/>
  </w:num>
  <w:num w:numId="3" w16cid:durableId="2016569257">
    <w:abstractNumId w:val="0"/>
  </w:num>
  <w:num w:numId="4" w16cid:durableId="770517450">
    <w:abstractNumId w:val="0"/>
  </w:num>
  <w:num w:numId="5" w16cid:durableId="981540418">
    <w:abstractNumId w:val="0"/>
  </w:num>
  <w:num w:numId="6" w16cid:durableId="1272320781">
    <w:abstractNumId w:val="0"/>
  </w:num>
  <w:num w:numId="7" w16cid:durableId="229924369">
    <w:abstractNumId w:val="2"/>
  </w:num>
  <w:num w:numId="8" w16cid:durableId="2042971479">
    <w:abstractNumId w:val="1"/>
  </w:num>
  <w:num w:numId="9" w16cid:durableId="1772162494">
    <w:abstractNumId w:val="6"/>
  </w:num>
  <w:num w:numId="10" w16cid:durableId="644701514">
    <w:abstractNumId w:val="4"/>
  </w:num>
  <w:num w:numId="11" w16cid:durableId="212469731">
    <w:abstractNumId w:val="5"/>
  </w:num>
  <w:num w:numId="12" w16cid:durableId="35349726">
    <w:abstractNumId w:val="7"/>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ülay Altuntaş">
    <w15:presenceInfo w15:providerId="AD" w15:userId="S::tulay.altuntas@siskon.com.tr::8ddbf6d7-d3a4-443e-853b-9963f46d7b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4BA"/>
    <w:rsid w:val="00000C77"/>
    <w:rsid w:val="00020341"/>
    <w:rsid w:val="00027CED"/>
    <w:rsid w:val="00050A23"/>
    <w:rsid w:val="00064F71"/>
    <w:rsid w:val="00065C62"/>
    <w:rsid w:val="00066632"/>
    <w:rsid w:val="0008182C"/>
    <w:rsid w:val="000C44BA"/>
    <w:rsid w:val="000D7B91"/>
    <w:rsid w:val="000E7E15"/>
    <w:rsid w:val="0018506D"/>
    <w:rsid w:val="001A1E88"/>
    <w:rsid w:val="0023684C"/>
    <w:rsid w:val="00251095"/>
    <w:rsid w:val="002542DA"/>
    <w:rsid w:val="0025592E"/>
    <w:rsid w:val="002D75FA"/>
    <w:rsid w:val="002E417F"/>
    <w:rsid w:val="002F4D15"/>
    <w:rsid w:val="00305020"/>
    <w:rsid w:val="00332EF6"/>
    <w:rsid w:val="0038397D"/>
    <w:rsid w:val="00391D1E"/>
    <w:rsid w:val="00396F0B"/>
    <w:rsid w:val="003D651E"/>
    <w:rsid w:val="004276FC"/>
    <w:rsid w:val="004670F6"/>
    <w:rsid w:val="0046761C"/>
    <w:rsid w:val="004D2F10"/>
    <w:rsid w:val="0053542D"/>
    <w:rsid w:val="005727E3"/>
    <w:rsid w:val="005946EA"/>
    <w:rsid w:val="00595B9C"/>
    <w:rsid w:val="005A24CE"/>
    <w:rsid w:val="005B019B"/>
    <w:rsid w:val="005B7B0A"/>
    <w:rsid w:val="005C4369"/>
    <w:rsid w:val="006435F1"/>
    <w:rsid w:val="00664356"/>
    <w:rsid w:val="00677374"/>
    <w:rsid w:val="006C18D9"/>
    <w:rsid w:val="006D256A"/>
    <w:rsid w:val="006F570B"/>
    <w:rsid w:val="007267ED"/>
    <w:rsid w:val="007329F0"/>
    <w:rsid w:val="007459E9"/>
    <w:rsid w:val="007831C1"/>
    <w:rsid w:val="0079298C"/>
    <w:rsid w:val="007A23EC"/>
    <w:rsid w:val="007B7852"/>
    <w:rsid w:val="007F6902"/>
    <w:rsid w:val="00802050"/>
    <w:rsid w:val="00811F07"/>
    <w:rsid w:val="00867F11"/>
    <w:rsid w:val="00893BE1"/>
    <w:rsid w:val="008B64FB"/>
    <w:rsid w:val="008E3CF6"/>
    <w:rsid w:val="008E42A4"/>
    <w:rsid w:val="00922276"/>
    <w:rsid w:val="0093006B"/>
    <w:rsid w:val="009400A6"/>
    <w:rsid w:val="00960A2B"/>
    <w:rsid w:val="00961E19"/>
    <w:rsid w:val="009E48EE"/>
    <w:rsid w:val="00A35F62"/>
    <w:rsid w:val="00A53EFB"/>
    <w:rsid w:val="00A66196"/>
    <w:rsid w:val="00A93CC0"/>
    <w:rsid w:val="00AD5975"/>
    <w:rsid w:val="00AD67CA"/>
    <w:rsid w:val="00B1155D"/>
    <w:rsid w:val="00B56497"/>
    <w:rsid w:val="00B712E8"/>
    <w:rsid w:val="00BC524A"/>
    <w:rsid w:val="00BF1960"/>
    <w:rsid w:val="00C37B1C"/>
    <w:rsid w:val="00C66C06"/>
    <w:rsid w:val="00C9259F"/>
    <w:rsid w:val="00CA2AD0"/>
    <w:rsid w:val="00CB354E"/>
    <w:rsid w:val="00CD307D"/>
    <w:rsid w:val="00CF22B1"/>
    <w:rsid w:val="00D40E18"/>
    <w:rsid w:val="00D47B31"/>
    <w:rsid w:val="00DA77EC"/>
    <w:rsid w:val="00DB3AA8"/>
    <w:rsid w:val="00E47B3A"/>
    <w:rsid w:val="00EB3993"/>
    <w:rsid w:val="00ED1BFB"/>
    <w:rsid w:val="00ED20F4"/>
    <w:rsid w:val="00ED47DF"/>
    <w:rsid w:val="00ED5472"/>
    <w:rsid w:val="00ED6A7F"/>
    <w:rsid w:val="00F02EE9"/>
    <w:rsid w:val="00F61673"/>
    <w:rsid w:val="00F778F7"/>
    <w:rsid w:val="00F850F9"/>
    <w:rsid w:val="00F871D6"/>
    <w:rsid w:val="00FA47F8"/>
    <w:rsid w:val="00FD67E0"/>
    <w:rsid w:val="00FE65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1C21E"/>
  <w15:chartTrackingRefBased/>
  <w15:docId w15:val="{9C01BB4A-F5DE-4642-B38F-CE7D730E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F0B"/>
    <w:pPr>
      <w:widowControl w:val="0"/>
      <w:overflowPunct w:val="0"/>
      <w:autoSpaceDE w:val="0"/>
      <w:autoSpaceDN w:val="0"/>
      <w:adjustRightInd w:val="0"/>
      <w:spacing w:after="0" w:line="240" w:lineRule="auto"/>
      <w:textAlignment w:val="baseline"/>
    </w:pPr>
    <w:rPr>
      <w:rFonts w:ascii="Calibri" w:eastAsia="Times New Roman" w:hAnsi="Calibri" w:cs="Times New Roman"/>
      <w:sz w:val="24"/>
      <w:szCs w:val="20"/>
      <w:lang w:val="tr-TR" w:eastAsia="tr-TR"/>
    </w:rPr>
  </w:style>
  <w:style w:type="paragraph" w:styleId="Heading1">
    <w:name w:val="heading 1"/>
    <w:basedOn w:val="Normal"/>
    <w:next w:val="Normal"/>
    <w:link w:val="Heading1Char"/>
    <w:autoRedefine/>
    <w:uiPriority w:val="9"/>
    <w:qFormat/>
    <w:rsid w:val="00867F11"/>
    <w:pPr>
      <w:widowControl/>
      <w:numPr>
        <w:numId w:val="6"/>
      </w:numPr>
      <w:overflowPunct/>
      <w:autoSpaceDE/>
      <w:autoSpaceDN/>
      <w:adjustRightInd/>
      <w:spacing w:before="360" w:after="360"/>
      <w:contextualSpacing/>
      <w:textAlignment w:val="auto"/>
      <w:outlineLvl w:val="0"/>
    </w:pPr>
    <w:rPr>
      <w:rFonts w:ascii="Segoe UI" w:hAnsi="Segoe UI"/>
      <w:b/>
      <w:bCs/>
      <w:color w:val="44546A" w:themeColor="text2"/>
      <w:sz w:val="28"/>
      <w:szCs w:val="28"/>
      <w:lang w:eastAsia="en-US" w:bidi="en-US"/>
    </w:rPr>
  </w:style>
  <w:style w:type="paragraph" w:styleId="Heading2">
    <w:name w:val="heading 2"/>
    <w:basedOn w:val="Normal"/>
    <w:next w:val="Normal"/>
    <w:link w:val="Heading2Char"/>
    <w:autoRedefine/>
    <w:qFormat/>
    <w:rsid w:val="00867F11"/>
    <w:pPr>
      <w:widowControl/>
      <w:numPr>
        <w:ilvl w:val="1"/>
        <w:numId w:val="6"/>
      </w:numPr>
      <w:overflowPunct/>
      <w:autoSpaceDE/>
      <w:autoSpaceDN/>
      <w:adjustRightInd/>
      <w:spacing w:before="200" w:after="200"/>
      <w:jc w:val="both"/>
      <w:textAlignment w:val="auto"/>
      <w:outlineLvl w:val="1"/>
    </w:pPr>
    <w:rPr>
      <w:rFonts w:ascii="Segoe UI" w:hAnsi="Segoe UI"/>
      <w:b/>
      <w:bCs/>
      <w:color w:val="000000" w:themeColor="text1"/>
      <w:szCs w:val="24"/>
      <w:lang w:eastAsia="en-US" w:bidi="en-US"/>
    </w:rPr>
  </w:style>
  <w:style w:type="paragraph" w:styleId="Heading3">
    <w:name w:val="heading 3"/>
    <w:basedOn w:val="Normal"/>
    <w:next w:val="Normal"/>
    <w:link w:val="Heading3Char"/>
    <w:autoRedefine/>
    <w:qFormat/>
    <w:rsid w:val="00867F11"/>
    <w:pPr>
      <w:widowControl/>
      <w:numPr>
        <w:ilvl w:val="2"/>
        <w:numId w:val="6"/>
      </w:numPr>
      <w:overflowPunct/>
      <w:autoSpaceDE/>
      <w:autoSpaceDN/>
      <w:adjustRightInd/>
      <w:spacing w:before="200" w:after="200"/>
      <w:jc w:val="both"/>
      <w:textAlignment w:val="auto"/>
      <w:outlineLvl w:val="2"/>
    </w:pPr>
    <w:rPr>
      <w:rFonts w:ascii="Segoe UI" w:hAnsi="Segoe UI"/>
      <w:b/>
      <w:bCs/>
      <w:color w:val="000000" w:themeColor="text1"/>
      <w:szCs w:val="22"/>
      <w:lang w:eastAsia="en-US" w:bidi="en-US"/>
    </w:rPr>
  </w:style>
  <w:style w:type="paragraph" w:styleId="Heading4">
    <w:name w:val="heading 4"/>
    <w:basedOn w:val="Normal"/>
    <w:next w:val="Normal"/>
    <w:link w:val="Heading4Char"/>
    <w:autoRedefine/>
    <w:qFormat/>
    <w:rsid w:val="00867F11"/>
    <w:pPr>
      <w:widowControl/>
      <w:numPr>
        <w:ilvl w:val="3"/>
        <w:numId w:val="6"/>
      </w:numPr>
      <w:overflowPunct/>
      <w:autoSpaceDE/>
      <w:autoSpaceDN/>
      <w:adjustRightInd/>
      <w:spacing w:before="200" w:after="200"/>
      <w:jc w:val="both"/>
      <w:textAlignment w:val="auto"/>
      <w:outlineLvl w:val="3"/>
    </w:pPr>
    <w:rPr>
      <w:rFonts w:ascii="Segoe UI" w:hAnsi="Segoe UI"/>
      <w:b/>
      <w:bCs/>
      <w:iCs/>
      <w:sz w:val="22"/>
      <w:szCs w:val="22"/>
      <w:lang w:eastAsia="en-US" w:bidi="en-US"/>
    </w:rPr>
  </w:style>
  <w:style w:type="paragraph" w:styleId="Heading5">
    <w:name w:val="heading 5"/>
    <w:basedOn w:val="Normal"/>
    <w:next w:val="Normal"/>
    <w:link w:val="Heading5Char"/>
    <w:autoRedefine/>
    <w:uiPriority w:val="9"/>
    <w:qFormat/>
    <w:rsid w:val="00867F11"/>
    <w:pPr>
      <w:widowControl/>
      <w:numPr>
        <w:ilvl w:val="4"/>
        <w:numId w:val="6"/>
      </w:numPr>
      <w:overflowPunct/>
      <w:autoSpaceDE/>
      <w:autoSpaceDN/>
      <w:adjustRightInd/>
      <w:spacing w:before="120" w:after="120"/>
      <w:jc w:val="both"/>
      <w:textAlignment w:val="auto"/>
      <w:outlineLvl w:val="4"/>
    </w:pPr>
    <w:rPr>
      <w:rFonts w:ascii="Segoe UI" w:hAnsi="Segoe UI"/>
      <w:b/>
      <w:bCs/>
      <w:i/>
      <w:sz w:val="22"/>
      <w:szCs w:val="22"/>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0C44BA"/>
  </w:style>
  <w:style w:type="paragraph" w:styleId="Footer">
    <w:name w:val="footer"/>
    <w:basedOn w:val="Normal"/>
    <w:link w:val="Foot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0C44BA"/>
  </w:style>
  <w:style w:type="character" w:styleId="Hyperlink">
    <w:name w:val="Hyperlink"/>
    <w:basedOn w:val="DefaultParagraphFont"/>
    <w:uiPriority w:val="99"/>
    <w:unhideWhenUsed/>
    <w:rsid w:val="003D651E"/>
    <w:rPr>
      <w:color w:val="0563C1" w:themeColor="hyperlink"/>
      <w:u w:val="single"/>
    </w:rPr>
  </w:style>
  <w:style w:type="character" w:styleId="UnresolvedMention">
    <w:name w:val="Unresolved Mention"/>
    <w:basedOn w:val="DefaultParagraphFont"/>
    <w:uiPriority w:val="99"/>
    <w:semiHidden/>
    <w:unhideWhenUsed/>
    <w:rsid w:val="003D651E"/>
    <w:rPr>
      <w:color w:val="808080"/>
      <w:shd w:val="clear" w:color="auto" w:fill="E6E6E6"/>
    </w:rPr>
  </w:style>
  <w:style w:type="paragraph" w:styleId="BalloonText">
    <w:name w:val="Balloon Text"/>
    <w:basedOn w:val="Normal"/>
    <w:link w:val="BalloonTextChar"/>
    <w:uiPriority w:val="99"/>
    <w:semiHidden/>
    <w:unhideWhenUsed/>
    <w:rsid w:val="009400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00A6"/>
    <w:rPr>
      <w:rFonts w:ascii="Segoe UI" w:hAnsi="Segoe UI" w:cs="Segoe UI"/>
      <w:sz w:val="18"/>
      <w:szCs w:val="18"/>
    </w:rPr>
  </w:style>
  <w:style w:type="character" w:customStyle="1" w:styleId="Heading2Char">
    <w:name w:val="Heading 2 Char"/>
    <w:basedOn w:val="DefaultParagraphFont"/>
    <w:link w:val="Heading2"/>
    <w:rsid w:val="00867F11"/>
    <w:rPr>
      <w:rFonts w:ascii="Segoe UI" w:eastAsia="Times New Roman" w:hAnsi="Segoe UI" w:cs="Times New Roman"/>
      <w:b/>
      <w:bCs/>
      <w:color w:val="000000" w:themeColor="text1"/>
      <w:sz w:val="24"/>
      <w:szCs w:val="24"/>
      <w:lang w:val="tr-TR" w:bidi="en-US"/>
    </w:rPr>
  </w:style>
  <w:style w:type="paragraph" w:customStyle="1" w:styleId="Ek">
    <w:name w:val="Ek"/>
    <w:basedOn w:val="Heading2"/>
    <w:next w:val="Normal"/>
    <w:autoRedefine/>
    <w:qFormat/>
    <w:rsid w:val="00867F11"/>
    <w:rPr>
      <w:bCs w:val="0"/>
    </w:rPr>
  </w:style>
  <w:style w:type="character" w:customStyle="1" w:styleId="Heading1Char">
    <w:name w:val="Heading 1 Char"/>
    <w:basedOn w:val="DefaultParagraphFont"/>
    <w:link w:val="Heading1"/>
    <w:uiPriority w:val="9"/>
    <w:rsid w:val="00867F11"/>
    <w:rPr>
      <w:rFonts w:ascii="Segoe UI" w:eastAsia="Times New Roman" w:hAnsi="Segoe UI" w:cs="Times New Roman"/>
      <w:b/>
      <w:bCs/>
      <w:color w:val="44546A" w:themeColor="text2"/>
      <w:sz w:val="28"/>
      <w:szCs w:val="28"/>
      <w:lang w:val="tr-TR" w:bidi="en-US"/>
    </w:rPr>
  </w:style>
  <w:style w:type="paragraph" w:customStyle="1" w:styleId="EkBaslik">
    <w:name w:val="Ek Baslik"/>
    <w:basedOn w:val="Heading1"/>
    <w:next w:val="Normal"/>
    <w:autoRedefine/>
    <w:qFormat/>
    <w:rsid w:val="00867F11"/>
    <w:pPr>
      <w:numPr>
        <w:numId w:val="0"/>
      </w:numPr>
    </w:pPr>
  </w:style>
  <w:style w:type="character" w:customStyle="1" w:styleId="Heading3Char">
    <w:name w:val="Heading 3 Char"/>
    <w:basedOn w:val="DefaultParagraphFont"/>
    <w:link w:val="Heading3"/>
    <w:rsid w:val="00867F11"/>
    <w:rPr>
      <w:rFonts w:ascii="Segoe UI" w:eastAsia="Times New Roman" w:hAnsi="Segoe UI" w:cs="Times New Roman"/>
      <w:b/>
      <w:bCs/>
      <w:color w:val="000000" w:themeColor="text1"/>
      <w:sz w:val="24"/>
      <w:lang w:val="tr-TR" w:bidi="en-US"/>
    </w:rPr>
  </w:style>
  <w:style w:type="character" w:customStyle="1" w:styleId="Heading4Char">
    <w:name w:val="Heading 4 Char"/>
    <w:basedOn w:val="DefaultParagraphFont"/>
    <w:link w:val="Heading4"/>
    <w:rsid w:val="00867F11"/>
    <w:rPr>
      <w:rFonts w:ascii="Segoe UI" w:eastAsia="Times New Roman" w:hAnsi="Segoe UI" w:cs="Times New Roman"/>
      <w:b/>
      <w:bCs/>
      <w:iCs/>
      <w:lang w:val="tr-TR" w:bidi="en-US"/>
    </w:rPr>
  </w:style>
  <w:style w:type="character" w:customStyle="1" w:styleId="Heading5Char">
    <w:name w:val="Heading 5 Char"/>
    <w:basedOn w:val="DefaultParagraphFont"/>
    <w:link w:val="Heading5"/>
    <w:uiPriority w:val="9"/>
    <w:rsid w:val="00867F11"/>
    <w:rPr>
      <w:rFonts w:ascii="Segoe UI" w:eastAsia="Times New Roman" w:hAnsi="Segoe UI" w:cs="Times New Roman"/>
      <w:b/>
      <w:bCs/>
      <w:i/>
      <w:lang w:val="tr-TR" w:bidi="en-US"/>
    </w:rPr>
  </w:style>
  <w:style w:type="paragraph" w:styleId="ListParagraph">
    <w:name w:val="List Paragraph"/>
    <w:basedOn w:val="Normal"/>
    <w:qFormat/>
    <w:rsid w:val="00867F11"/>
    <w:pPr>
      <w:widowControl/>
      <w:overflowPunct/>
      <w:autoSpaceDE/>
      <w:autoSpaceDN/>
      <w:adjustRightInd/>
      <w:spacing w:after="300" w:line="276" w:lineRule="auto"/>
      <w:ind w:left="720"/>
      <w:contextualSpacing/>
      <w:jc w:val="both"/>
      <w:textAlignment w:val="auto"/>
    </w:pPr>
    <w:rPr>
      <w:rFonts w:ascii="Segoe UI" w:eastAsiaTheme="minorHAnsi" w:hAnsi="Segoe UI" w:cstheme="minorBidi"/>
      <w:sz w:val="22"/>
      <w:szCs w:val="22"/>
      <w:lang w:eastAsia="en-US"/>
    </w:rPr>
  </w:style>
  <w:style w:type="paragraph" w:styleId="BodyText">
    <w:name w:val="Body Text"/>
    <w:basedOn w:val="Normal"/>
    <w:link w:val="BodyTextChar"/>
    <w:uiPriority w:val="1"/>
    <w:qFormat/>
    <w:rsid w:val="00C37B1C"/>
    <w:pPr>
      <w:overflowPunct/>
      <w:adjustRightInd/>
      <w:textAlignment w:val="auto"/>
    </w:pPr>
    <w:rPr>
      <w:rFonts w:ascii="Times New Roman" w:hAnsi="Times New Roman"/>
      <w:sz w:val="32"/>
      <w:szCs w:val="32"/>
      <w:lang w:eastAsia="en-US"/>
    </w:rPr>
  </w:style>
  <w:style w:type="character" w:customStyle="1" w:styleId="BodyTextChar">
    <w:name w:val="Body Text Char"/>
    <w:basedOn w:val="DefaultParagraphFont"/>
    <w:link w:val="BodyText"/>
    <w:uiPriority w:val="1"/>
    <w:rsid w:val="00C37B1C"/>
    <w:rPr>
      <w:rFonts w:ascii="Times New Roman" w:eastAsia="Times New Roman" w:hAnsi="Times New Roman" w:cs="Times New Roman"/>
      <w:sz w:val="32"/>
      <w:szCs w:val="32"/>
      <w:lang w:val="tr-TR"/>
    </w:rPr>
  </w:style>
  <w:style w:type="paragraph" w:styleId="PlainText">
    <w:name w:val="Plain Text"/>
    <w:basedOn w:val="Normal"/>
    <w:link w:val="PlainTextChar"/>
    <w:unhideWhenUsed/>
    <w:rsid w:val="00396F0B"/>
    <w:pPr>
      <w:widowControl/>
      <w:overflowPunct/>
      <w:autoSpaceDE/>
      <w:autoSpaceDN/>
      <w:adjustRightInd/>
      <w:textAlignment w:val="auto"/>
    </w:pPr>
    <w:rPr>
      <w:rFonts w:ascii="Consolas" w:eastAsiaTheme="minorHAnsi" w:hAnsi="Consolas" w:cstheme="minorBidi"/>
      <w:sz w:val="21"/>
      <w:szCs w:val="21"/>
      <w:lang w:eastAsia="en-US"/>
    </w:rPr>
  </w:style>
  <w:style w:type="character" w:customStyle="1" w:styleId="PlainTextChar">
    <w:name w:val="Plain Text Char"/>
    <w:basedOn w:val="DefaultParagraphFont"/>
    <w:link w:val="PlainText"/>
    <w:rsid w:val="00396F0B"/>
    <w:rPr>
      <w:rFonts w:ascii="Consolas" w:hAnsi="Consolas"/>
      <w:sz w:val="21"/>
      <w:szCs w:val="21"/>
      <w:lang w:val="tr-TR"/>
    </w:rPr>
  </w:style>
  <w:style w:type="character" w:styleId="PlaceholderText">
    <w:name w:val="Placeholder Text"/>
    <w:basedOn w:val="DefaultParagraphFont"/>
    <w:uiPriority w:val="99"/>
    <w:semiHidden/>
    <w:rsid w:val="00F02EE9"/>
    <w:rPr>
      <w:color w:val="666666"/>
    </w:rPr>
  </w:style>
  <w:style w:type="paragraph" w:styleId="Revision">
    <w:name w:val="Revision"/>
    <w:hidden/>
    <w:uiPriority w:val="99"/>
    <w:semiHidden/>
    <w:rsid w:val="00C66C06"/>
    <w:pPr>
      <w:spacing w:after="0" w:line="240" w:lineRule="auto"/>
    </w:pPr>
    <w:rPr>
      <w:rFonts w:ascii="Calibri" w:eastAsia="Times New Roman" w:hAnsi="Calibri" w:cs="Times New Roman"/>
      <w:sz w:val="24"/>
      <w:szCs w:val="20"/>
      <w:lang w:val="tr-TR" w:eastAsia="tr-TR"/>
    </w:rPr>
  </w:style>
  <w:style w:type="character" w:styleId="CommentReference">
    <w:name w:val="annotation reference"/>
    <w:basedOn w:val="DefaultParagraphFont"/>
    <w:uiPriority w:val="99"/>
    <w:semiHidden/>
    <w:unhideWhenUsed/>
    <w:rsid w:val="0038397D"/>
    <w:rPr>
      <w:sz w:val="16"/>
      <w:szCs w:val="16"/>
    </w:rPr>
  </w:style>
  <w:style w:type="paragraph" w:styleId="CommentText">
    <w:name w:val="annotation text"/>
    <w:basedOn w:val="Normal"/>
    <w:link w:val="CommentTextChar"/>
    <w:uiPriority w:val="99"/>
    <w:semiHidden/>
    <w:unhideWhenUsed/>
    <w:rsid w:val="0038397D"/>
    <w:rPr>
      <w:sz w:val="20"/>
    </w:rPr>
  </w:style>
  <w:style w:type="character" w:customStyle="1" w:styleId="CommentTextChar">
    <w:name w:val="Comment Text Char"/>
    <w:basedOn w:val="DefaultParagraphFont"/>
    <w:link w:val="CommentText"/>
    <w:uiPriority w:val="99"/>
    <w:semiHidden/>
    <w:rsid w:val="0038397D"/>
    <w:rPr>
      <w:rFonts w:ascii="Calibri" w:eastAsia="Times New Roman" w:hAnsi="Calibri" w:cs="Times New Roman"/>
      <w:sz w:val="20"/>
      <w:szCs w:val="20"/>
      <w:lang w:val="tr-TR" w:eastAsia="tr-TR"/>
    </w:rPr>
  </w:style>
  <w:style w:type="paragraph" w:styleId="CommentSubject">
    <w:name w:val="annotation subject"/>
    <w:basedOn w:val="CommentText"/>
    <w:next w:val="CommentText"/>
    <w:link w:val="CommentSubjectChar"/>
    <w:uiPriority w:val="99"/>
    <w:semiHidden/>
    <w:unhideWhenUsed/>
    <w:rsid w:val="0038397D"/>
    <w:rPr>
      <w:b/>
      <w:bCs/>
    </w:rPr>
  </w:style>
  <w:style w:type="character" w:customStyle="1" w:styleId="CommentSubjectChar">
    <w:name w:val="Comment Subject Char"/>
    <w:basedOn w:val="CommentTextChar"/>
    <w:link w:val="CommentSubject"/>
    <w:uiPriority w:val="99"/>
    <w:semiHidden/>
    <w:rsid w:val="0038397D"/>
    <w:rPr>
      <w:rFonts w:ascii="Calibri" w:eastAsia="Times New Roman" w:hAnsi="Calibri" w:cs="Times New Roman"/>
      <w:b/>
      <w:bCs/>
      <w:sz w:val="20"/>
      <w:szCs w:val="20"/>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image" Target="media/image6.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c6c9e7c-b26a-4ed2-9bb2-132bb848b9f4">
      <Terms xmlns="http://schemas.microsoft.com/office/infopath/2007/PartnerControls"/>
    </lcf76f155ced4ddcb4097134ff3c332f>
    <No xmlns="8c6c9e7c-b26a-4ed2-9bb2-132bb848b9f4">0</No>
    <TaxCatchAll xmlns="7bb970e5-0acf-4667-ab96-def7499e76e9" xsi:nil="true"/>
    <DocumentType xmlns="8c6c9e7c-b26a-4ed2-9bb2-132bb848b9f4">Şablon</DocumentType>
    <S_x0131_n_x0131_fland_x0131_rma xmlns="8c6c9e7c-b26a-4ed2-9bb2-132bb848b9f4">Kurum İçi</S_x0131_n_x0131_fland_x0131_rma>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929E54EEF5D34997B1993D151C21E3" ma:contentTypeVersion="22" ma:contentTypeDescription="Create a new document." ma:contentTypeScope="" ma:versionID="564ec08e8878a2ec5eec2838499e3c3a">
  <xsd:schema xmlns:xsd="http://www.w3.org/2001/XMLSchema" xmlns:xs="http://www.w3.org/2001/XMLSchema" xmlns:p="http://schemas.microsoft.com/office/2006/metadata/properties" xmlns:ns2="8c6c9e7c-b26a-4ed2-9bb2-132bb848b9f4" xmlns:ns3="7bb970e5-0acf-4667-ab96-def7499e76e9" targetNamespace="http://schemas.microsoft.com/office/2006/metadata/properties" ma:root="true" ma:fieldsID="a47e13756ebdc8cf635d644d023dd761" ns2:_="" ns3:_="">
    <xsd:import namespace="8c6c9e7c-b26a-4ed2-9bb2-132bb848b9f4"/>
    <xsd:import namespace="7bb970e5-0acf-4667-ab96-def7499e76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No" minOccurs="0"/>
                <xsd:element ref="ns2:MediaServiceSearchProperties" minOccurs="0"/>
                <xsd:element ref="ns2:MediaServiceObjectDetectorVersions" minOccurs="0"/>
                <xsd:element ref="ns2:S_x0131_n_x0131_fland_x0131_rma"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6c9e7c-b26a-4ed2-9bb2-132bb848b9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be3d867-66de-4af3-a502-0a0b099693f3" ma:termSetId="09814cd3-568e-fe90-9814-8d621ff8fb84" ma:anchorId="fba54fb3-c3e1-fe81-a776-ca4b69148c4d" ma:open="true" ma:isKeyword="false">
      <xsd:complexType>
        <xsd:sequence>
          <xsd:element ref="pc:Terms" minOccurs="0" maxOccurs="1"/>
        </xsd:sequence>
      </xsd:complexType>
    </xsd:element>
    <xsd:element name="No" ma:index="23" nillable="true" ma:displayName="No" ma:decimals="0" ma:default="0" ma:format="Dropdown" ma:internalName="No" ma:percentage="FALSE">
      <xsd:simpleType>
        <xsd:restriction base="dms:Number"/>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S_x0131_n_x0131_fland_x0131_rma" ma:index="26" nillable="true" ma:displayName="Classification" ma:default="Kurum İçi" ma:description="Dosya tipi sınıflandırması" ma:format="Dropdown" ma:internalName="S_x0131_n_x0131_fland_x0131_rma">
      <xsd:simpleType>
        <xsd:restriction base="dms:Choice">
          <xsd:enumeration value="Genel"/>
          <xsd:enumeration value="Kurum İçi"/>
          <xsd:enumeration value="Gizli"/>
          <xsd:enumeration value="General"/>
          <xsd:enumeration value="Internal"/>
          <xsd:enumeration value="Secret"/>
        </xsd:restriction>
      </xsd:simpleType>
    </xsd:element>
    <xsd:element name="DocumentType" ma:index="27" nillable="true" ma:displayName="Document Type" ma:description="Dokümanın niteliği belirtilir." ma:format="Dropdown" ma:internalName="DocumentType">
      <xsd:simpleType>
        <xsd:restriction base="dms:Choice">
          <xsd:enumeration value="PDD"/>
          <xsd:enumeration value="Politika"/>
          <xsd:enumeration value="Prosedür"/>
          <xsd:enumeration value="Talimat"/>
          <xsd:enumeration value="Yönetmelik"/>
          <xsd:enumeration value="Kılavuz"/>
          <xsd:enumeration value="Form"/>
          <xsd:enumeration value="Şablon"/>
          <xsd:enumeration value="İş Tanımı"/>
          <xsd:enumeration value="Liste"/>
          <xsd:enumeration value="Plan"/>
          <xsd:enumeration value="Sözleşme"/>
          <xsd:enumeration value="Aydınlatma Metni"/>
          <xsd:enumeration value="Açık Rıza Onayı"/>
          <xsd:enumeration value="Aydınlatma Metni ve Açık Roza Onayı"/>
          <xsd:enumeration value="Protokol"/>
          <xsd:enumeration value="Taahhütname"/>
          <xsd:enumeration value="Oryantasyon"/>
          <xsd:enumeration value="Orientation"/>
          <xsd:enumeration value="List"/>
          <xsd:enumeration value="Process Definition"/>
          <xsd:enumeration value="Job Description"/>
          <xsd:enumeration value="Sunum"/>
          <xsd:enumeration value="Matris"/>
          <xsd:enumeration value="Tüzük"/>
        </xsd:restriction>
      </xsd:simpleType>
    </xsd:element>
  </xsd:schema>
  <xsd:schema xmlns:xsd="http://www.w3.org/2001/XMLSchema" xmlns:xs="http://www.w3.org/2001/XMLSchema" xmlns:dms="http://schemas.microsoft.com/office/2006/documentManagement/types" xmlns:pc="http://schemas.microsoft.com/office/infopath/2007/PartnerControls" targetNamespace="7bb970e5-0acf-4667-ab96-def7499e76e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d67762b-842b-442b-8fb6-ec5ff0885e43}" ma:internalName="TaxCatchAll" ma:showField="CatchAllData" ma:web="7bb970e5-0acf-4667-ab96-def7499e76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FD262A-38EA-4D06-9034-7002D23CF848}">
  <ds:schemaRefs>
    <ds:schemaRef ds:uri="http://schemas.microsoft.com/office/2006/metadata/properties"/>
    <ds:schemaRef ds:uri="http://schemas.microsoft.com/office/infopath/2007/PartnerControls"/>
    <ds:schemaRef ds:uri="8c6c9e7c-b26a-4ed2-9bb2-132bb848b9f4"/>
    <ds:schemaRef ds:uri="7bb970e5-0acf-4667-ab96-def7499e76e9"/>
  </ds:schemaRefs>
</ds:datastoreItem>
</file>

<file path=customXml/itemProps2.xml><?xml version="1.0" encoding="utf-8"?>
<ds:datastoreItem xmlns:ds="http://schemas.openxmlformats.org/officeDocument/2006/customXml" ds:itemID="{2A1847E2-385B-45DC-B4E7-F3C2CDEB695D}">
  <ds:schemaRefs>
    <ds:schemaRef ds:uri="http://schemas.openxmlformats.org/officeDocument/2006/bibliography"/>
  </ds:schemaRefs>
</ds:datastoreItem>
</file>

<file path=customXml/itemProps3.xml><?xml version="1.0" encoding="utf-8"?>
<ds:datastoreItem xmlns:ds="http://schemas.openxmlformats.org/officeDocument/2006/customXml" ds:itemID="{708213C7-D630-4032-9919-90DAE4D4891E}">
  <ds:schemaRefs>
    <ds:schemaRef ds:uri="http://schemas.microsoft.com/sharepoint/v3/contenttype/forms"/>
  </ds:schemaRefs>
</ds:datastoreItem>
</file>

<file path=customXml/itemProps4.xml><?xml version="1.0" encoding="utf-8"?>
<ds:datastoreItem xmlns:ds="http://schemas.openxmlformats.org/officeDocument/2006/customXml" ds:itemID="{FFA6026D-7849-4BFC-95A9-ED65902AD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6c9e7c-b26a-4ed2-9bb2-132bb848b9f4"/>
    <ds:schemaRef ds:uri="7bb970e5-0acf-4667-ab96-def7499e76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7</Pages>
  <Words>2284</Words>
  <Characters>13021</Characters>
  <Application>Microsoft Office Word</Application>
  <DocSecurity>0</DocSecurity>
  <Lines>108</Lines>
  <Paragraphs>30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Cenk Orhun</dc:creator>
  <cp:keywords/>
  <dc:description/>
  <cp:lastModifiedBy>Tülay Altuntaş</cp:lastModifiedBy>
  <cp:revision>7</cp:revision>
  <cp:lastPrinted>2022-01-28T11:56:00Z</cp:lastPrinted>
  <dcterms:created xsi:type="dcterms:W3CDTF">2026-07-02T10:47:00Z</dcterms:created>
  <dcterms:modified xsi:type="dcterms:W3CDTF">2026-07-02T14:27:00Z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0x01010007929E54EEF5D34997B1993D151C21E3</vt:lpwstr>
  </property>
  <property fmtid="{D5CDD505-2E9C-101B-9397-08002B2CF9AE}" pid="3" name="MediaServiceImageTags">
    <vt:lpwstr/>
  </property>
</Properties>
</file>